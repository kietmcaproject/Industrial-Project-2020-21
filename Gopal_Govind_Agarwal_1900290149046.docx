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576C" w:rsidRDefault="0018576C">
      <w:pPr>
        <w:pBdr>
          <w:top w:val="nil"/>
          <w:left w:val="nil"/>
          <w:bottom w:val="nil"/>
          <w:right w:val="nil"/>
          <w:between w:val="nil"/>
        </w:pBdr>
        <w:spacing w:line="276" w:lineRule="auto"/>
      </w:pPr>
    </w:p>
    <w:p w:rsidR="0018576C" w:rsidRDefault="00EB6772">
      <w:pPr>
        <w:widowControl/>
        <w:spacing w:after="160" w:line="276" w:lineRule="auto"/>
        <w:jc w:val="center"/>
        <w:rPr>
          <w:b/>
          <w:sz w:val="40"/>
          <w:szCs w:val="40"/>
        </w:rPr>
      </w:pPr>
      <w:r>
        <w:rPr>
          <w:b/>
          <w:sz w:val="40"/>
          <w:szCs w:val="40"/>
        </w:rPr>
        <w:t>SALESFORCE - FORMASSEMBLY INTEGRATION</w:t>
      </w:r>
    </w:p>
    <w:p w:rsidR="0018576C" w:rsidRDefault="00504F2B">
      <w:pPr>
        <w:widowControl/>
        <w:spacing w:after="160" w:line="276" w:lineRule="auto"/>
        <w:jc w:val="center"/>
        <w:rPr>
          <w:b/>
          <w:sz w:val="28"/>
          <w:szCs w:val="28"/>
        </w:rPr>
      </w:pPr>
      <w:r>
        <w:rPr>
          <w:b/>
          <w:sz w:val="28"/>
          <w:szCs w:val="28"/>
        </w:rPr>
        <w:t>A Project Report Submitted</w:t>
      </w:r>
    </w:p>
    <w:p w:rsidR="0018576C" w:rsidRDefault="00504F2B">
      <w:pPr>
        <w:widowControl/>
        <w:spacing w:after="160" w:line="276" w:lineRule="auto"/>
        <w:jc w:val="center"/>
        <w:rPr>
          <w:b/>
          <w:sz w:val="28"/>
          <w:szCs w:val="28"/>
        </w:rPr>
      </w:pPr>
      <w:r>
        <w:rPr>
          <w:b/>
          <w:sz w:val="28"/>
          <w:szCs w:val="28"/>
        </w:rPr>
        <w:t>In Partial Fulfilment of the Requirements</w:t>
      </w:r>
    </w:p>
    <w:p w:rsidR="0018576C" w:rsidRDefault="00504F2B">
      <w:pPr>
        <w:widowControl/>
        <w:spacing w:after="160" w:line="276" w:lineRule="auto"/>
        <w:jc w:val="center"/>
        <w:rPr>
          <w:b/>
          <w:sz w:val="28"/>
          <w:szCs w:val="28"/>
        </w:rPr>
      </w:pPr>
      <w:r>
        <w:rPr>
          <w:b/>
          <w:sz w:val="28"/>
          <w:szCs w:val="28"/>
        </w:rPr>
        <w:t>For the Degree of</w:t>
      </w:r>
    </w:p>
    <w:p w:rsidR="0018576C" w:rsidRDefault="00504F2B">
      <w:pPr>
        <w:widowControl/>
        <w:spacing w:after="160" w:line="276" w:lineRule="auto"/>
        <w:jc w:val="center"/>
        <w:rPr>
          <w:b/>
          <w:sz w:val="40"/>
          <w:szCs w:val="40"/>
        </w:rPr>
      </w:pPr>
      <w:r>
        <w:rPr>
          <w:b/>
          <w:sz w:val="40"/>
          <w:szCs w:val="40"/>
        </w:rPr>
        <w:t>MASTER OF COMPUTER APPLICATION</w:t>
      </w:r>
    </w:p>
    <w:p w:rsidR="0018576C" w:rsidRDefault="00504F2B">
      <w:pPr>
        <w:widowControl/>
        <w:spacing w:after="160" w:line="276" w:lineRule="auto"/>
        <w:jc w:val="center"/>
        <w:rPr>
          <w:b/>
          <w:sz w:val="28"/>
          <w:szCs w:val="28"/>
        </w:rPr>
      </w:pPr>
      <w:r>
        <w:rPr>
          <w:b/>
          <w:sz w:val="28"/>
          <w:szCs w:val="28"/>
        </w:rPr>
        <w:t>By</w:t>
      </w:r>
    </w:p>
    <w:p w:rsidR="0018576C" w:rsidRDefault="00504F2B">
      <w:pPr>
        <w:widowControl/>
        <w:spacing w:after="160" w:line="276" w:lineRule="auto"/>
        <w:jc w:val="center"/>
        <w:rPr>
          <w:b/>
          <w:sz w:val="32"/>
          <w:szCs w:val="32"/>
        </w:rPr>
      </w:pPr>
      <w:r>
        <w:rPr>
          <w:b/>
          <w:sz w:val="32"/>
          <w:szCs w:val="32"/>
        </w:rPr>
        <w:t>GOPAL GOVIND AGARWAL</w:t>
      </w:r>
    </w:p>
    <w:p w:rsidR="0018576C" w:rsidRDefault="00504F2B">
      <w:pPr>
        <w:widowControl/>
        <w:spacing w:after="160" w:line="276" w:lineRule="auto"/>
        <w:jc w:val="center"/>
        <w:rPr>
          <w:b/>
          <w:sz w:val="24"/>
          <w:szCs w:val="24"/>
        </w:rPr>
      </w:pPr>
      <w:r>
        <w:rPr>
          <w:b/>
          <w:sz w:val="24"/>
          <w:szCs w:val="24"/>
        </w:rPr>
        <w:t>University Roll No. 1900290149046</w:t>
      </w:r>
    </w:p>
    <w:p w:rsidR="0018576C" w:rsidRDefault="00504F2B">
      <w:pPr>
        <w:widowControl/>
        <w:spacing w:after="160" w:line="276" w:lineRule="auto"/>
        <w:jc w:val="center"/>
        <w:rPr>
          <w:b/>
          <w:sz w:val="24"/>
          <w:szCs w:val="24"/>
        </w:rPr>
      </w:pPr>
      <w:r>
        <w:rPr>
          <w:b/>
          <w:sz w:val="24"/>
          <w:szCs w:val="24"/>
        </w:rPr>
        <w:t>Under the Supervision of</w:t>
      </w:r>
    </w:p>
    <w:p w:rsidR="0018576C" w:rsidRDefault="00504F2B">
      <w:pPr>
        <w:widowControl/>
        <w:spacing w:after="160" w:line="276" w:lineRule="auto"/>
        <w:jc w:val="center"/>
        <w:rPr>
          <w:b/>
          <w:sz w:val="28"/>
          <w:szCs w:val="28"/>
        </w:rPr>
      </w:pPr>
      <w:r>
        <w:rPr>
          <w:b/>
          <w:sz w:val="28"/>
          <w:szCs w:val="28"/>
        </w:rPr>
        <w:t xml:space="preserve">Mr. </w:t>
      </w:r>
      <w:proofErr w:type="spellStart"/>
      <w:r>
        <w:rPr>
          <w:b/>
          <w:sz w:val="28"/>
          <w:szCs w:val="28"/>
        </w:rPr>
        <w:t>Ankit</w:t>
      </w:r>
      <w:proofErr w:type="spellEnd"/>
      <w:r>
        <w:rPr>
          <w:b/>
          <w:sz w:val="28"/>
          <w:szCs w:val="28"/>
        </w:rPr>
        <w:t xml:space="preserve"> </w:t>
      </w:r>
      <w:proofErr w:type="spellStart"/>
      <w:r>
        <w:rPr>
          <w:b/>
          <w:sz w:val="28"/>
          <w:szCs w:val="28"/>
        </w:rPr>
        <w:t>Verma</w:t>
      </w:r>
      <w:proofErr w:type="spellEnd"/>
    </w:p>
    <w:p w:rsidR="0018576C" w:rsidRDefault="00504F2B">
      <w:pPr>
        <w:widowControl/>
        <w:spacing w:after="160" w:line="276" w:lineRule="auto"/>
        <w:jc w:val="center"/>
        <w:rPr>
          <w:b/>
          <w:sz w:val="28"/>
          <w:szCs w:val="28"/>
        </w:rPr>
      </w:pPr>
      <w:r>
        <w:rPr>
          <w:b/>
          <w:sz w:val="28"/>
          <w:szCs w:val="28"/>
        </w:rPr>
        <w:t>Assistant Professor</w:t>
      </w:r>
    </w:p>
    <w:p w:rsidR="0018576C" w:rsidRDefault="00504F2B">
      <w:pPr>
        <w:widowControl/>
        <w:spacing w:after="160" w:line="276" w:lineRule="auto"/>
        <w:jc w:val="center"/>
        <w:rPr>
          <w:b/>
          <w:sz w:val="28"/>
          <w:szCs w:val="28"/>
        </w:rPr>
      </w:pPr>
      <w:r>
        <w:rPr>
          <w:b/>
          <w:sz w:val="28"/>
          <w:szCs w:val="28"/>
        </w:rPr>
        <w:t>KIET Group of Institutions</w:t>
      </w:r>
    </w:p>
    <w:p w:rsidR="0018576C" w:rsidRDefault="00504F2B">
      <w:pPr>
        <w:widowControl/>
        <w:spacing w:after="160" w:line="276" w:lineRule="auto"/>
        <w:jc w:val="center"/>
        <w:rPr>
          <w:sz w:val="24"/>
          <w:szCs w:val="24"/>
        </w:rPr>
      </w:pPr>
      <w:r>
        <w:rPr>
          <w:noProof/>
          <w:sz w:val="24"/>
          <w:szCs w:val="24"/>
          <w:lang w:val="en-IN"/>
        </w:rPr>
        <w:drawing>
          <wp:inline distT="0" distB="0" distL="0" distR="0">
            <wp:extent cx="1098882" cy="1080000"/>
            <wp:effectExtent l="0" t="0" r="0" b="0"/>
            <wp:docPr id="472" name="image4.png"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0" name="image4.png" descr="aktu logo à¤à¥ à¤²à¤¿à¤ à¤à¤®à¥à¤ à¤ªà¤°à¤¿à¤£à¤¾à¤®"/>
                    <pic:cNvPicPr preferRelativeResize="0"/>
                  </pic:nvPicPr>
                  <pic:blipFill>
                    <a:blip r:embed="rId8"/>
                    <a:srcRect/>
                    <a:stretch>
                      <a:fillRect/>
                    </a:stretch>
                  </pic:blipFill>
                  <pic:spPr>
                    <a:xfrm>
                      <a:off x="0" y="0"/>
                      <a:ext cx="1098882" cy="1080000"/>
                    </a:xfrm>
                    <a:prstGeom prst="rect">
                      <a:avLst/>
                    </a:prstGeom>
                    <a:ln/>
                  </pic:spPr>
                </pic:pic>
              </a:graphicData>
            </a:graphic>
          </wp:inline>
        </w:drawing>
      </w:r>
    </w:p>
    <w:p w:rsidR="0018576C" w:rsidRDefault="0018576C">
      <w:pPr>
        <w:widowControl/>
        <w:spacing w:after="160" w:line="276" w:lineRule="auto"/>
        <w:jc w:val="center"/>
        <w:rPr>
          <w:b/>
          <w:smallCaps/>
          <w:sz w:val="28"/>
          <w:szCs w:val="28"/>
        </w:rPr>
      </w:pPr>
    </w:p>
    <w:p w:rsidR="0018576C" w:rsidRDefault="00504F2B">
      <w:pPr>
        <w:widowControl/>
        <w:spacing w:after="160" w:line="276" w:lineRule="auto"/>
        <w:jc w:val="center"/>
        <w:rPr>
          <w:b/>
          <w:sz w:val="28"/>
          <w:szCs w:val="28"/>
        </w:rPr>
      </w:pPr>
      <w:r>
        <w:rPr>
          <w:b/>
          <w:sz w:val="28"/>
          <w:szCs w:val="28"/>
        </w:rPr>
        <w:t>Submitted to</w:t>
      </w:r>
    </w:p>
    <w:p w:rsidR="0018576C" w:rsidRDefault="00504F2B">
      <w:pPr>
        <w:widowControl/>
        <w:spacing w:after="160" w:line="276" w:lineRule="auto"/>
        <w:jc w:val="center"/>
        <w:rPr>
          <w:b/>
          <w:smallCaps/>
          <w:sz w:val="32"/>
          <w:szCs w:val="32"/>
        </w:rPr>
      </w:pPr>
      <w:r>
        <w:rPr>
          <w:b/>
          <w:smallCaps/>
          <w:sz w:val="32"/>
          <w:szCs w:val="32"/>
        </w:rPr>
        <w:t>Department Of Computer Application</w:t>
      </w:r>
    </w:p>
    <w:p w:rsidR="0018576C" w:rsidRDefault="00504F2B">
      <w:pPr>
        <w:widowControl/>
        <w:spacing w:before="3" w:after="160" w:line="276" w:lineRule="auto"/>
        <w:ind w:left="1531" w:right="1765"/>
        <w:jc w:val="center"/>
        <w:rPr>
          <w:b/>
          <w:sz w:val="24"/>
          <w:szCs w:val="24"/>
        </w:rPr>
      </w:pPr>
      <w:r>
        <w:rPr>
          <w:b/>
          <w:sz w:val="24"/>
          <w:szCs w:val="24"/>
        </w:rPr>
        <w:t>Affiliated to</w:t>
      </w:r>
    </w:p>
    <w:p w:rsidR="0018576C" w:rsidRDefault="00504F2B">
      <w:pPr>
        <w:widowControl/>
        <w:spacing w:after="160" w:line="276" w:lineRule="auto"/>
        <w:jc w:val="center"/>
        <w:rPr>
          <w:b/>
          <w:smallCaps/>
          <w:sz w:val="32"/>
          <w:szCs w:val="32"/>
        </w:rPr>
      </w:pPr>
      <w:r>
        <w:rPr>
          <w:b/>
          <w:smallCaps/>
          <w:sz w:val="32"/>
          <w:szCs w:val="32"/>
        </w:rPr>
        <w:t>DR. A. P. J ABDUL KALAM TECHNICAL UNIVERSITY</w:t>
      </w:r>
    </w:p>
    <w:p w:rsidR="0018576C" w:rsidRDefault="00504F2B">
      <w:pPr>
        <w:widowControl/>
        <w:spacing w:after="160" w:line="276" w:lineRule="auto"/>
        <w:jc w:val="center"/>
        <w:rPr>
          <w:b/>
          <w:smallCaps/>
          <w:sz w:val="32"/>
          <w:szCs w:val="32"/>
        </w:rPr>
      </w:pPr>
      <w:proofErr w:type="spellStart"/>
      <w:r>
        <w:rPr>
          <w:b/>
          <w:smallCaps/>
          <w:sz w:val="32"/>
          <w:szCs w:val="32"/>
        </w:rPr>
        <w:t>Lucknow</w:t>
      </w:r>
      <w:proofErr w:type="spellEnd"/>
    </w:p>
    <w:p w:rsidR="0018576C" w:rsidRDefault="00504F2B">
      <w:pPr>
        <w:widowControl/>
        <w:spacing w:after="160" w:line="276" w:lineRule="auto"/>
        <w:jc w:val="center"/>
        <w:rPr>
          <w:b/>
          <w:sz w:val="32"/>
          <w:szCs w:val="32"/>
        </w:rPr>
      </w:pPr>
      <w:r>
        <w:rPr>
          <w:b/>
          <w:smallCaps/>
          <w:sz w:val="28"/>
          <w:szCs w:val="28"/>
        </w:rPr>
        <w:t>JULY</w:t>
      </w:r>
      <w:proofErr w:type="gramStart"/>
      <w:r>
        <w:rPr>
          <w:b/>
          <w:smallCaps/>
          <w:sz w:val="28"/>
          <w:szCs w:val="28"/>
        </w:rPr>
        <w:t>,2021</w:t>
      </w:r>
      <w:proofErr w:type="gramEnd"/>
    </w:p>
    <w:p w:rsidR="0018576C" w:rsidRDefault="0018576C">
      <w:pPr>
        <w:widowControl/>
        <w:jc w:val="both"/>
        <w:rPr>
          <w:b/>
          <w:sz w:val="32"/>
          <w:szCs w:val="32"/>
        </w:rPr>
      </w:pPr>
    </w:p>
    <w:p w:rsidR="0018576C" w:rsidRDefault="0018576C">
      <w:pPr>
        <w:widowControl/>
        <w:jc w:val="both"/>
        <w:rPr>
          <w:sz w:val="24"/>
          <w:szCs w:val="24"/>
        </w:rPr>
      </w:pPr>
    </w:p>
    <w:p w:rsidR="0018576C" w:rsidRDefault="0018576C">
      <w:pPr>
        <w:widowControl/>
        <w:rPr>
          <w:sz w:val="24"/>
          <w:szCs w:val="24"/>
        </w:rPr>
      </w:pPr>
    </w:p>
    <w:p w:rsidR="0018576C" w:rsidRDefault="0018576C">
      <w:pPr>
        <w:pStyle w:val="Heading1"/>
        <w:ind w:left="0" w:right="18"/>
        <w:jc w:val="left"/>
      </w:pPr>
    </w:p>
    <w:p w:rsidR="0018576C" w:rsidRDefault="00504F2B">
      <w:pPr>
        <w:pStyle w:val="Heading1"/>
        <w:ind w:left="0" w:right="18"/>
      </w:pPr>
      <w:r>
        <w:t>DECLARATION</w:t>
      </w:r>
    </w:p>
    <w:p w:rsidR="0018576C" w:rsidRDefault="0018576C">
      <w:pPr>
        <w:pBdr>
          <w:top w:val="nil"/>
          <w:left w:val="nil"/>
          <w:bottom w:val="nil"/>
          <w:right w:val="nil"/>
          <w:between w:val="nil"/>
        </w:pBdr>
        <w:ind w:right="18"/>
        <w:rPr>
          <w:b/>
          <w:color w:val="000000"/>
          <w:sz w:val="40"/>
          <w:szCs w:val="40"/>
        </w:rPr>
      </w:pPr>
    </w:p>
    <w:p w:rsidR="0018576C" w:rsidRDefault="0018576C">
      <w:pPr>
        <w:pBdr>
          <w:top w:val="nil"/>
          <w:left w:val="nil"/>
          <w:bottom w:val="nil"/>
          <w:right w:val="nil"/>
          <w:between w:val="nil"/>
        </w:pBdr>
        <w:spacing w:before="4"/>
        <w:ind w:right="18"/>
        <w:rPr>
          <w:b/>
          <w:color w:val="000000"/>
          <w:sz w:val="39"/>
          <w:szCs w:val="39"/>
        </w:rPr>
      </w:pPr>
    </w:p>
    <w:p w:rsidR="0018576C" w:rsidRDefault="00504F2B">
      <w:pPr>
        <w:pBdr>
          <w:top w:val="nil"/>
          <w:left w:val="nil"/>
          <w:bottom w:val="nil"/>
          <w:right w:val="nil"/>
          <w:between w:val="nil"/>
        </w:pBdr>
        <w:spacing w:line="391" w:lineRule="auto"/>
        <w:ind w:right="18" w:firstLine="69"/>
        <w:jc w:val="both"/>
        <w:rPr>
          <w:color w:val="000000"/>
          <w:sz w:val="24"/>
          <w:szCs w:val="24"/>
        </w:rPr>
      </w:pPr>
      <w:r>
        <w:rPr>
          <w:color w:val="000000"/>
          <w:sz w:val="24"/>
          <w:szCs w:val="24"/>
        </w:rPr>
        <w:t>I hereby declare that the work presented in this report entitled “</w:t>
      </w:r>
      <w:r w:rsidR="00EB6772">
        <w:rPr>
          <w:b/>
          <w:sz w:val="24"/>
          <w:szCs w:val="24"/>
        </w:rPr>
        <w:t>Salesforce-Form Assembly Integration</w:t>
      </w:r>
      <w:r>
        <w:rPr>
          <w:color w:val="000000"/>
          <w:sz w:val="24"/>
          <w:szCs w:val="24"/>
        </w:rPr>
        <w:t>", was carried out by me. I have not submitted the matter embodied in this report for the award of any other degree or diploma of any other Institute or Inst</w:t>
      </w:r>
      <w:r>
        <w:rPr>
          <w:color w:val="000000"/>
          <w:sz w:val="24"/>
          <w:szCs w:val="24"/>
        </w:rPr>
        <w:t>itute.</w:t>
      </w:r>
    </w:p>
    <w:p w:rsidR="0018576C" w:rsidRDefault="00504F2B">
      <w:pPr>
        <w:pBdr>
          <w:top w:val="nil"/>
          <w:left w:val="nil"/>
          <w:bottom w:val="nil"/>
          <w:right w:val="nil"/>
          <w:between w:val="nil"/>
        </w:pBdr>
        <w:spacing w:before="196" w:line="372" w:lineRule="auto"/>
        <w:ind w:right="18" w:firstLine="60"/>
        <w:rPr>
          <w:color w:val="000000"/>
          <w:sz w:val="24"/>
          <w:szCs w:val="24"/>
        </w:rPr>
      </w:pPr>
      <w:r>
        <w:rPr>
          <w:color w:val="000000"/>
          <w:sz w:val="24"/>
          <w:szCs w:val="24"/>
        </w:rPr>
        <w:t>I have given due credit to the original authors/sources for all the words, ideas, diagrams, graphics, computer programs, experiments, results, that are not my original contribution. I have used quotation marks to identify verbatim sentences and give</w:t>
      </w:r>
      <w:r>
        <w:rPr>
          <w:color w:val="000000"/>
          <w:sz w:val="24"/>
          <w:szCs w:val="24"/>
        </w:rPr>
        <w:t>n credit to the original authors/sources.</w:t>
      </w:r>
    </w:p>
    <w:p w:rsidR="0018576C" w:rsidRDefault="00504F2B">
      <w:pPr>
        <w:pBdr>
          <w:top w:val="nil"/>
          <w:left w:val="nil"/>
          <w:bottom w:val="nil"/>
          <w:right w:val="nil"/>
          <w:between w:val="nil"/>
        </w:pBdr>
        <w:spacing w:before="216" w:line="372" w:lineRule="auto"/>
        <w:ind w:right="18" w:firstLine="60"/>
        <w:rPr>
          <w:color w:val="000000"/>
          <w:sz w:val="24"/>
          <w:szCs w:val="24"/>
        </w:rPr>
      </w:pPr>
      <w:r>
        <w:rPr>
          <w:color w:val="000000"/>
          <w:sz w:val="24"/>
          <w:szCs w:val="24"/>
        </w:rPr>
        <w:t xml:space="preserve">I affirm that no portion of my work is plagiarized, and the experiments and results reported in the report are not manipulated. In the event of a complaint of plagiarism and the manipulation of the experiments and </w:t>
      </w:r>
      <w:r>
        <w:rPr>
          <w:color w:val="000000"/>
          <w:sz w:val="24"/>
          <w:szCs w:val="24"/>
        </w:rPr>
        <w:t>results, I shall be fully responsible and answerable.</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5"/>
        <w:ind w:right="18"/>
        <w:rPr>
          <w:color w:val="000000"/>
          <w:sz w:val="24"/>
          <w:szCs w:val="24"/>
        </w:rPr>
      </w:pPr>
    </w:p>
    <w:p w:rsidR="0018576C" w:rsidRDefault="00504F2B">
      <w:pPr>
        <w:pBdr>
          <w:top w:val="nil"/>
          <w:left w:val="nil"/>
          <w:bottom w:val="nil"/>
          <w:right w:val="nil"/>
          <w:between w:val="nil"/>
        </w:pBdr>
        <w:spacing w:line="547" w:lineRule="auto"/>
        <w:ind w:right="18"/>
        <w:rPr>
          <w:color w:val="000000"/>
          <w:sz w:val="24"/>
          <w:szCs w:val="24"/>
        </w:rPr>
      </w:pPr>
      <w:r>
        <w:rPr>
          <w:color w:val="000000"/>
          <w:sz w:val="24"/>
          <w:szCs w:val="24"/>
        </w:rPr>
        <w:t xml:space="preserve">Name             : </w:t>
      </w:r>
      <w:proofErr w:type="spellStart"/>
      <w:r>
        <w:rPr>
          <w:sz w:val="24"/>
          <w:szCs w:val="24"/>
        </w:rPr>
        <w:t>Gopal</w:t>
      </w:r>
      <w:proofErr w:type="spellEnd"/>
      <w:r>
        <w:rPr>
          <w:sz w:val="24"/>
          <w:szCs w:val="24"/>
        </w:rPr>
        <w:t xml:space="preserve"> </w:t>
      </w:r>
      <w:proofErr w:type="spellStart"/>
      <w:r>
        <w:rPr>
          <w:sz w:val="24"/>
          <w:szCs w:val="24"/>
        </w:rPr>
        <w:t>Govind</w:t>
      </w:r>
      <w:proofErr w:type="spellEnd"/>
      <w:r>
        <w:rPr>
          <w:sz w:val="24"/>
          <w:szCs w:val="24"/>
        </w:rPr>
        <w:t xml:space="preserve"> Agarwal</w:t>
      </w:r>
      <w:r>
        <w:rPr>
          <w:color w:val="000000"/>
          <w:sz w:val="24"/>
          <w:szCs w:val="24"/>
        </w:rPr>
        <w:t xml:space="preserve"> </w:t>
      </w:r>
    </w:p>
    <w:p w:rsidR="0018576C" w:rsidRDefault="00504F2B">
      <w:pPr>
        <w:pBdr>
          <w:top w:val="nil"/>
          <w:left w:val="nil"/>
          <w:bottom w:val="nil"/>
          <w:right w:val="nil"/>
          <w:between w:val="nil"/>
        </w:pBdr>
        <w:spacing w:line="547" w:lineRule="auto"/>
        <w:ind w:right="18"/>
        <w:rPr>
          <w:color w:val="000000"/>
          <w:sz w:val="24"/>
          <w:szCs w:val="24"/>
        </w:rPr>
      </w:pPr>
      <w:r>
        <w:rPr>
          <w:color w:val="000000"/>
          <w:sz w:val="24"/>
          <w:szCs w:val="24"/>
        </w:rPr>
        <w:t xml:space="preserve">Enroll. No.     : </w:t>
      </w:r>
      <w:r>
        <w:rPr>
          <w:sz w:val="24"/>
          <w:szCs w:val="24"/>
        </w:rPr>
        <w:t>1900290149046</w:t>
      </w:r>
    </w:p>
    <w:p w:rsidR="0018576C" w:rsidRDefault="00504F2B">
      <w:pPr>
        <w:pBdr>
          <w:top w:val="nil"/>
          <w:left w:val="nil"/>
          <w:bottom w:val="nil"/>
          <w:right w:val="nil"/>
          <w:between w:val="nil"/>
        </w:pBdr>
        <w:spacing w:line="547" w:lineRule="auto"/>
        <w:ind w:right="18"/>
        <w:rPr>
          <w:color w:val="000000"/>
          <w:sz w:val="24"/>
          <w:szCs w:val="24"/>
        </w:rPr>
      </w:pPr>
      <w:r>
        <w:rPr>
          <w:color w:val="000000"/>
          <w:sz w:val="24"/>
          <w:szCs w:val="24"/>
        </w:rPr>
        <w:t>Branch            : Master of Computer Application</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EB6772">
      <w:pPr>
        <w:ind w:right="18"/>
        <w:rPr>
          <w:b/>
          <w:sz w:val="24"/>
          <w:szCs w:val="24"/>
        </w:rPr>
        <w:sectPr w:rsidR="0018576C">
          <w:footerReference w:type="default" r:id="rId9"/>
          <w:pgSz w:w="12240" w:h="15840"/>
          <w:pgMar w:top="1418" w:right="1418" w:bottom="1418" w:left="1985" w:header="0" w:footer="809" w:gutter="0"/>
          <w:pgNumType w:start="2"/>
          <w:cols w:space="720"/>
        </w:sectPr>
      </w:pPr>
      <w:r>
        <w:rPr>
          <w:b/>
          <w:sz w:val="24"/>
          <w:szCs w:val="24"/>
        </w:rPr>
        <w:t xml:space="preserve"> </w:t>
      </w:r>
      <w:r w:rsidR="00504F2B">
        <w:rPr>
          <w:b/>
          <w:sz w:val="24"/>
          <w:szCs w:val="24"/>
        </w:rPr>
        <w:t>(</w:t>
      </w:r>
      <w:proofErr w:type="spellStart"/>
      <w:r w:rsidR="00504F2B">
        <w:rPr>
          <w:b/>
          <w:sz w:val="24"/>
          <w:szCs w:val="24"/>
        </w:rPr>
        <w:t>Gopal</w:t>
      </w:r>
      <w:proofErr w:type="spellEnd"/>
      <w:r w:rsidR="00504F2B">
        <w:rPr>
          <w:b/>
          <w:sz w:val="24"/>
          <w:szCs w:val="24"/>
        </w:rPr>
        <w:t xml:space="preserve"> </w:t>
      </w:r>
      <w:proofErr w:type="spellStart"/>
      <w:r w:rsidR="00504F2B">
        <w:rPr>
          <w:b/>
          <w:sz w:val="24"/>
          <w:szCs w:val="24"/>
        </w:rPr>
        <w:t>Govind</w:t>
      </w:r>
      <w:proofErr w:type="spellEnd"/>
      <w:r w:rsidR="00504F2B">
        <w:rPr>
          <w:b/>
          <w:sz w:val="24"/>
          <w:szCs w:val="24"/>
        </w:rPr>
        <w:t xml:space="preserve"> Agarwal)</w:t>
      </w:r>
    </w:p>
    <w:p w:rsidR="0018576C" w:rsidRDefault="00504F2B">
      <w:pPr>
        <w:pStyle w:val="Heading1"/>
        <w:ind w:left="0" w:right="18"/>
      </w:pPr>
      <w:r>
        <w:lastRenderedPageBreak/>
        <w:t>TRAINING CERTIFICATE</w:t>
      </w:r>
    </w:p>
    <w:p w:rsidR="0018576C" w:rsidRDefault="0018576C">
      <w:pPr>
        <w:pStyle w:val="Heading1"/>
        <w:ind w:left="0" w:right="18"/>
        <w:jc w:val="left"/>
      </w:pPr>
    </w:p>
    <w:p w:rsidR="0018576C" w:rsidRDefault="00504F2B">
      <w:pPr>
        <w:pStyle w:val="Heading1"/>
        <w:ind w:left="0" w:right="18"/>
      </w:pPr>
      <w:r>
        <w:rPr>
          <w:noProof/>
          <w:lang w:val="en-IN"/>
        </w:rPr>
        <w:drawing>
          <wp:inline distT="114300" distB="114300" distL="114300" distR="114300">
            <wp:extent cx="5611495" cy="7315200"/>
            <wp:effectExtent l="0" t="0" r="0" b="0"/>
            <wp:docPr id="47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5611495" cy="7315200"/>
                    </a:xfrm>
                    <a:prstGeom prst="rect">
                      <a:avLst/>
                    </a:prstGeom>
                    <a:ln/>
                  </pic:spPr>
                </pic:pic>
              </a:graphicData>
            </a:graphic>
          </wp:inline>
        </w:drawing>
      </w:r>
    </w:p>
    <w:p w:rsidR="0018576C" w:rsidRDefault="00504F2B">
      <w:pPr>
        <w:rPr>
          <w:b/>
          <w:sz w:val="36"/>
          <w:szCs w:val="36"/>
        </w:rPr>
      </w:pPr>
      <w:r>
        <w:br w:type="page"/>
      </w:r>
    </w:p>
    <w:p w:rsidR="0018576C" w:rsidRDefault="00504F2B">
      <w:pPr>
        <w:pStyle w:val="Heading1"/>
        <w:ind w:left="0" w:right="18"/>
      </w:pPr>
      <w:r>
        <w:lastRenderedPageBreak/>
        <w:t>CERTIFICATE</w:t>
      </w:r>
    </w:p>
    <w:p w:rsidR="0018576C" w:rsidRDefault="0018576C">
      <w:pPr>
        <w:pBdr>
          <w:top w:val="nil"/>
          <w:left w:val="nil"/>
          <w:bottom w:val="nil"/>
          <w:right w:val="nil"/>
          <w:between w:val="nil"/>
        </w:pBdr>
        <w:ind w:right="18"/>
        <w:rPr>
          <w:b/>
          <w:color w:val="000000"/>
          <w:sz w:val="40"/>
          <w:szCs w:val="40"/>
        </w:rPr>
      </w:pPr>
    </w:p>
    <w:p w:rsidR="0018576C" w:rsidRDefault="00504F2B">
      <w:pPr>
        <w:pBdr>
          <w:top w:val="nil"/>
          <w:left w:val="nil"/>
          <w:bottom w:val="nil"/>
          <w:right w:val="nil"/>
          <w:between w:val="nil"/>
        </w:pBdr>
        <w:spacing w:before="243" w:line="379" w:lineRule="auto"/>
        <w:ind w:right="18" w:firstLine="900"/>
        <w:jc w:val="both"/>
        <w:rPr>
          <w:b/>
          <w:color w:val="000000"/>
          <w:sz w:val="23"/>
          <w:szCs w:val="23"/>
        </w:rPr>
      </w:pPr>
      <w:r>
        <w:rPr>
          <w:color w:val="000000"/>
          <w:sz w:val="24"/>
          <w:szCs w:val="24"/>
        </w:rPr>
        <w:t xml:space="preserve">Certified that </w:t>
      </w:r>
      <w:proofErr w:type="spellStart"/>
      <w:r>
        <w:rPr>
          <w:b/>
          <w:sz w:val="24"/>
          <w:szCs w:val="24"/>
        </w:rPr>
        <w:t>Gopal</w:t>
      </w:r>
      <w:proofErr w:type="spellEnd"/>
      <w:r>
        <w:rPr>
          <w:b/>
          <w:sz w:val="24"/>
          <w:szCs w:val="24"/>
        </w:rPr>
        <w:t xml:space="preserve"> </w:t>
      </w:r>
      <w:proofErr w:type="spellStart"/>
      <w:r>
        <w:rPr>
          <w:b/>
          <w:sz w:val="24"/>
          <w:szCs w:val="24"/>
        </w:rPr>
        <w:t>Govind</w:t>
      </w:r>
      <w:proofErr w:type="spellEnd"/>
      <w:r>
        <w:rPr>
          <w:b/>
          <w:sz w:val="24"/>
          <w:szCs w:val="24"/>
        </w:rPr>
        <w:t xml:space="preserve"> Agarwal</w:t>
      </w:r>
      <w:r>
        <w:rPr>
          <w:b/>
          <w:color w:val="000000"/>
          <w:sz w:val="24"/>
          <w:szCs w:val="24"/>
        </w:rPr>
        <w:t xml:space="preserve"> (</w:t>
      </w:r>
      <w:r>
        <w:rPr>
          <w:b/>
          <w:sz w:val="24"/>
          <w:szCs w:val="24"/>
        </w:rPr>
        <w:t>1900290149046</w:t>
      </w:r>
      <w:r>
        <w:rPr>
          <w:b/>
          <w:color w:val="000000"/>
          <w:sz w:val="24"/>
          <w:szCs w:val="24"/>
        </w:rPr>
        <w:t xml:space="preserve">) </w:t>
      </w:r>
      <w:r>
        <w:rPr>
          <w:color w:val="000000"/>
          <w:sz w:val="24"/>
          <w:szCs w:val="24"/>
        </w:rPr>
        <w:t>has carried out the project work having “</w:t>
      </w:r>
      <w:r w:rsidR="00EB6772">
        <w:rPr>
          <w:b/>
          <w:sz w:val="24"/>
          <w:szCs w:val="24"/>
        </w:rPr>
        <w:t>Salesforce-Form Assembly Integration</w:t>
      </w:r>
      <w:r>
        <w:rPr>
          <w:color w:val="000000"/>
          <w:sz w:val="24"/>
          <w:szCs w:val="24"/>
        </w:rPr>
        <w:t xml:space="preserve">” for the award of </w:t>
      </w:r>
      <w:r>
        <w:rPr>
          <w:b/>
          <w:color w:val="000000"/>
          <w:sz w:val="24"/>
          <w:szCs w:val="24"/>
        </w:rPr>
        <w:t>Master of Computer Application</w:t>
      </w:r>
      <w:r>
        <w:rPr>
          <w:color w:val="000000"/>
          <w:sz w:val="24"/>
          <w:szCs w:val="24"/>
        </w:rPr>
        <w:t xml:space="preserve"> from Dr. A.P.J. Abdul </w:t>
      </w:r>
      <w:proofErr w:type="spellStart"/>
      <w:r>
        <w:rPr>
          <w:color w:val="000000"/>
          <w:sz w:val="24"/>
          <w:szCs w:val="24"/>
        </w:rPr>
        <w:t>Kalam</w:t>
      </w:r>
      <w:proofErr w:type="spellEnd"/>
      <w:r>
        <w:rPr>
          <w:color w:val="000000"/>
          <w:sz w:val="24"/>
          <w:szCs w:val="24"/>
        </w:rPr>
        <w:t xml:space="preserve"> Technical University (AKTU</w:t>
      </w:r>
      <w:r>
        <w:rPr>
          <w:rFonts w:ascii="Arial" w:eastAsia="Arial" w:hAnsi="Arial" w:cs="Arial"/>
          <w:b/>
          <w:color w:val="404245"/>
          <w:sz w:val="21"/>
          <w:szCs w:val="21"/>
        </w:rPr>
        <w:t xml:space="preserve">) </w:t>
      </w:r>
      <w:r>
        <w:rPr>
          <w:rFonts w:ascii="Arial MT" w:eastAsia="Arial MT" w:hAnsi="Arial MT" w:cs="Arial MT"/>
          <w:color w:val="404245"/>
          <w:sz w:val="21"/>
          <w:szCs w:val="21"/>
        </w:rPr>
        <w:t>(formerly UPTU)</w:t>
      </w:r>
      <w:r>
        <w:rPr>
          <w:color w:val="000000"/>
          <w:sz w:val="24"/>
          <w:szCs w:val="24"/>
        </w:rPr>
        <w:t xml:space="preserve">, </w:t>
      </w:r>
      <w:proofErr w:type="spellStart"/>
      <w:r>
        <w:rPr>
          <w:color w:val="000000"/>
          <w:sz w:val="24"/>
          <w:szCs w:val="24"/>
        </w:rPr>
        <w:t>Lucknow</w:t>
      </w:r>
      <w:proofErr w:type="spellEnd"/>
      <w:r>
        <w:rPr>
          <w:color w:val="000000"/>
          <w:sz w:val="24"/>
          <w:szCs w:val="24"/>
        </w:rPr>
        <w:t xml:space="preserve"> under my supervision. The project report embodies original work, and studies are carried out by the student himself / </w:t>
      </w:r>
      <w:proofErr w:type="gramStart"/>
      <w:r>
        <w:rPr>
          <w:color w:val="000000"/>
          <w:sz w:val="24"/>
          <w:szCs w:val="24"/>
        </w:rPr>
        <w:t>herself</w:t>
      </w:r>
      <w:proofErr w:type="gramEnd"/>
      <w:r>
        <w:rPr>
          <w:color w:val="000000"/>
          <w:sz w:val="24"/>
          <w:szCs w:val="24"/>
        </w:rPr>
        <w:t xml:space="preserve"> and the contents of the project report do not fo</w:t>
      </w:r>
      <w:r>
        <w:rPr>
          <w:color w:val="000000"/>
          <w:sz w:val="24"/>
          <w:szCs w:val="24"/>
        </w:rPr>
        <w:t>rm the basis for the award of any other degree to the candidate or to anybody else from this or any other Institute/Institution.</w:t>
      </w:r>
    </w:p>
    <w:p w:rsidR="0018576C" w:rsidRDefault="00504F2B">
      <w:pPr>
        <w:pBdr>
          <w:top w:val="nil"/>
          <w:left w:val="nil"/>
          <w:bottom w:val="nil"/>
          <w:right w:val="nil"/>
          <w:between w:val="nil"/>
        </w:pBdr>
        <w:spacing w:before="90" w:line="379" w:lineRule="auto"/>
        <w:ind w:right="18" w:firstLine="900"/>
        <w:rPr>
          <w:color w:val="000000"/>
          <w:sz w:val="24"/>
          <w:szCs w:val="24"/>
        </w:rPr>
      </w:pPr>
      <w:r>
        <w:rPr>
          <w:color w:val="000000"/>
          <w:sz w:val="24"/>
          <w:szCs w:val="24"/>
        </w:rPr>
        <w:t>This is to certify that the above statement made by the candidate is correct to the best of my knowledge.</w:t>
      </w: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spacing w:before="4"/>
        <w:ind w:right="18"/>
        <w:rPr>
          <w:b/>
          <w:color w:val="000000"/>
          <w:sz w:val="38"/>
          <w:szCs w:val="38"/>
        </w:rPr>
      </w:pPr>
    </w:p>
    <w:p w:rsidR="0018576C" w:rsidRDefault="00504F2B">
      <w:pPr>
        <w:tabs>
          <w:tab w:val="left" w:pos="6411"/>
        </w:tabs>
        <w:ind w:right="18"/>
        <w:rPr>
          <w:b/>
          <w:sz w:val="24"/>
          <w:szCs w:val="24"/>
        </w:rPr>
      </w:pPr>
      <w:r>
        <w:rPr>
          <w:b/>
          <w:sz w:val="24"/>
          <w:szCs w:val="24"/>
        </w:rPr>
        <w:t xml:space="preserve">Mr. </w:t>
      </w:r>
      <w:proofErr w:type="spellStart"/>
      <w:r>
        <w:rPr>
          <w:b/>
          <w:sz w:val="24"/>
          <w:szCs w:val="24"/>
        </w:rPr>
        <w:t>Ankit</w:t>
      </w:r>
      <w:proofErr w:type="spellEnd"/>
      <w:r>
        <w:rPr>
          <w:b/>
          <w:sz w:val="24"/>
          <w:szCs w:val="24"/>
        </w:rPr>
        <w:t xml:space="preserve"> </w:t>
      </w:r>
      <w:proofErr w:type="spellStart"/>
      <w:r>
        <w:rPr>
          <w:b/>
          <w:sz w:val="24"/>
          <w:szCs w:val="24"/>
        </w:rPr>
        <w:t>Verma</w:t>
      </w:r>
      <w:proofErr w:type="spellEnd"/>
      <w:r>
        <w:rPr>
          <w:b/>
          <w:sz w:val="24"/>
          <w:szCs w:val="24"/>
        </w:rPr>
        <w:tab/>
      </w:r>
      <w:r>
        <w:rPr>
          <w:b/>
          <w:sz w:val="24"/>
          <w:szCs w:val="24"/>
        </w:rPr>
        <w:t>External Examiner</w:t>
      </w:r>
    </w:p>
    <w:p w:rsidR="0018576C" w:rsidRDefault="00504F2B">
      <w:pPr>
        <w:tabs>
          <w:tab w:val="left" w:pos="6033"/>
        </w:tabs>
        <w:ind w:right="18"/>
        <w:rPr>
          <w:sz w:val="24"/>
          <w:szCs w:val="24"/>
        </w:rPr>
      </w:pPr>
      <w:r>
        <w:rPr>
          <w:sz w:val="24"/>
          <w:szCs w:val="24"/>
        </w:rPr>
        <w:t>Associate Professor</w:t>
      </w:r>
    </w:p>
    <w:p w:rsidR="0018576C" w:rsidRDefault="00504F2B">
      <w:pPr>
        <w:tabs>
          <w:tab w:val="left" w:pos="6033"/>
        </w:tabs>
        <w:ind w:right="18"/>
        <w:rPr>
          <w:sz w:val="24"/>
          <w:szCs w:val="24"/>
        </w:rPr>
      </w:pPr>
      <w:r>
        <w:rPr>
          <w:sz w:val="24"/>
          <w:szCs w:val="24"/>
        </w:rPr>
        <w:t>Dept. of Computer Applications</w:t>
      </w:r>
    </w:p>
    <w:p w:rsidR="0018576C" w:rsidRDefault="00504F2B">
      <w:pPr>
        <w:tabs>
          <w:tab w:val="left" w:pos="6033"/>
        </w:tabs>
        <w:ind w:right="18"/>
        <w:rPr>
          <w:b/>
          <w:sz w:val="26"/>
          <w:szCs w:val="26"/>
        </w:rPr>
      </w:pPr>
      <w:r>
        <w:rPr>
          <w:sz w:val="24"/>
          <w:szCs w:val="24"/>
        </w:rPr>
        <w:t>KIET Group of Institutions, Ghaziabad</w:t>
      </w:r>
      <w:r>
        <w:rPr>
          <w:b/>
          <w:sz w:val="24"/>
          <w:szCs w:val="24"/>
        </w:rPr>
        <w:tab/>
      </w: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spacing w:before="10"/>
        <w:ind w:right="18"/>
        <w:rPr>
          <w:b/>
          <w:color w:val="000000"/>
          <w:sz w:val="21"/>
          <w:szCs w:val="21"/>
        </w:rPr>
      </w:pPr>
    </w:p>
    <w:p w:rsidR="0018576C" w:rsidRDefault="00504F2B">
      <w:pPr>
        <w:spacing w:line="276" w:lineRule="auto"/>
        <w:ind w:right="18"/>
        <w:jc w:val="center"/>
        <w:rPr>
          <w:b/>
          <w:sz w:val="24"/>
          <w:szCs w:val="24"/>
        </w:rPr>
      </w:pPr>
      <w:r>
        <w:rPr>
          <w:b/>
          <w:sz w:val="24"/>
          <w:szCs w:val="24"/>
        </w:rPr>
        <w:t xml:space="preserve">Dr. Ajay Kumar </w:t>
      </w:r>
      <w:proofErr w:type="spellStart"/>
      <w:r>
        <w:rPr>
          <w:b/>
          <w:sz w:val="24"/>
          <w:szCs w:val="24"/>
        </w:rPr>
        <w:t>Shrivastava</w:t>
      </w:r>
      <w:proofErr w:type="spellEnd"/>
    </w:p>
    <w:p w:rsidR="0018576C" w:rsidRDefault="00504F2B">
      <w:pPr>
        <w:spacing w:before="9" w:line="276" w:lineRule="auto"/>
        <w:ind w:right="18" w:hanging="60"/>
        <w:jc w:val="center"/>
        <w:rPr>
          <w:sz w:val="24"/>
          <w:szCs w:val="24"/>
        </w:rPr>
      </w:pPr>
      <w:proofErr w:type="gramStart"/>
      <w:r>
        <w:rPr>
          <w:sz w:val="24"/>
          <w:szCs w:val="24"/>
        </w:rPr>
        <w:t>Professor  &amp;</w:t>
      </w:r>
      <w:proofErr w:type="gramEnd"/>
      <w:r>
        <w:rPr>
          <w:sz w:val="24"/>
          <w:szCs w:val="24"/>
        </w:rPr>
        <w:t xml:space="preserve"> Head,</w:t>
      </w:r>
    </w:p>
    <w:p w:rsidR="0018576C" w:rsidRDefault="00504F2B">
      <w:pPr>
        <w:spacing w:before="9" w:line="276" w:lineRule="auto"/>
        <w:ind w:right="18" w:hanging="60"/>
        <w:jc w:val="center"/>
        <w:rPr>
          <w:sz w:val="24"/>
          <w:szCs w:val="24"/>
        </w:rPr>
      </w:pPr>
      <w:r>
        <w:rPr>
          <w:sz w:val="24"/>
          <w:szCs w:val="24"/>
        </w:rPr>
        <w:t>Department of Computer Applications</w:t>
      </w:r>
    </w:p>
    <w:p w:rsidR="0018576C" w:rsidRDefault="00504F2B">
      <w:pPr>
        <w:spacing w:before="9" w:line="276" w:lineRule="auto"/>
        <w:ind w:right="18" w:hanging="60"/>
        <w:jc w:val="center"/>
        <w:rPr>
          <w:sz w:val="24"/>
          <w:szCs w:val="24"/>
        </w:rPr>
      </w:pPr>
      <w:r>
        <w:rPr>
          <w:sz w:val="24"/>
          <w:szCs w:val="24"/>
        </w:rPr>
        <w:t>KIET Group of Institutions, Ghaziabad</w:t>
      </w:r>
    </w:p>
    <w:p w:rsidR="0018576C" w:rsidRDefault="0018576C">
      <w:pPr>
        <w:spacing w:line="276" w:lineRule="auto"/>
        <w:ind w:right="18"/>
        <w:jc w:val="center"/>
        <w:rPr>
          <w:sz w:val="24"/>
          <w:szCs w:val="24"/>
        </w:rPr>
      </w:pPr>
    </w:p>
    <w:p w:rsidR="0018576C" w:rsidRDefault="0018576C">
      <w:pPr>
        <w:rPr>
          <w:sz w:val="24"/>
          <w:szCs w:val="24"/>
        </w:rPr>
      </w:pPr>
    </w:p>
    <w:p w:rsidR="0018576C" w:rsidRDefault="0018576C">
      <w:pPr>
        <w:rPr>
          <w:sz w:val="24"/>
          <w:szCs w:val="24"/>
        </w:rPr>
      </w:pPr>
    </w:p>
    <w:p w:rsidR="0018576C" w:rsidRDefault="0018576C">
      <w:pPr>
        <w:rPr>
          <w:sz w:val="24"/>
          <w:szCs w:val="24"/>
        </w:rPr>
      </w:pPr>
    </w:p>
    <w:p w:rsidR="0018576C" w:rsidRDefault="0018576C">
      <w:pPr>
        <w:rPr>
          <w:sz w:val="24"/>
          <w:szCs w:val="24"/>
        </w:rPr>
      </w:pPr>
    </w:p>
    <w:p w:rsidR="0018576C" w:rsidRDefault="0018576C">
      <w:pPr>
        <w:rPr>
          <w:sz w:val="24"/>
          <w:szCs w:val="24"/>
        </w:rPr>
      </w:pPr>
    </w:p>
    <w:p w:rsidR="0018576C" w:rsidRDefault="00504F2B">
      <w:pPr>
        <w:rPr>
          <w:sz w:val="24"/>
          <w:szCs w:val="24"/>
        </w:rPr>
      </w:pPr>
      <w:r>
        <w:rPr>
          <w:sz w:val="24"/>
          <w:szCs w:val="24"/>
        </w:rPr>
        <w:t>Date:</w:t>
      </w:r>
    </w:p>
    <w:p w:rsidR="0018576C" w:rsidRDefault="0018576C">
      <w:pPr>
        <w:rPr>
          <w:sz w:val="24"/>
          <w:szCs w:val="24"/>
        </w:rPr>
        <w:sectPr w:rsidR="0018576C">
          <w:pgSz w:w="12240" w:h="15840"/>
          <w:pgMar w:top="1418" w:right="1418" w:bottom="1418" w:left="1985" w:header="720" w:footer="720" w:gutter="0"/>
          <w:cols w:space="720"/>
        </w:sectPr>
      </w:pPr>
    </w:p>
    <w:p w:rsidR="0018576C" w:rsidRDefault="003349EE" w:rsidP="003349EE">
      <w:pPr>
        <w:spacing w:before="68" w:line="360" w:lineRule="auto"/>
        <w:ind w:right="18" w:firstLine="720"/>
        <w:rPr>
          <w:b/>
          <w:sz w:val="28"/>
          <w:szCs w:val="28"/>
        </w:rPr>
      </w:pPr>
      <w:r>
        <w:rPr>
          <w:b/>
          <w:sz w:val="28"/>
          <w:szCs w:val="28"/>
        </w:rPr>
        <w:lastRenderedPageBreak/>
        <w:t xml:space="preserve">                      Salesforce</w:t>
      </w:r>
      <w:r w:rsidR="00EB6772">
        <w:rPr>
          <w:b/>
          <w:sz w:val="28"/>
          <w:szCs w:val="28"/>
        </w:rPr>
        <w:t>-Form Assembly Integration</w:t>
      </w:r>
    </w:p>
    <w:p w:rsidR="0018576C" w:rsidRDefault="00504F2B" w:rsidP="003349EE">
      <w:pPr>
        <w:spacing w:before="68" w:line="360" w:lineRule="auto"/>
        <w:ind w:left="3510" w:right="18" w:hanging="630"/>
        <w:rPr>
          <w:b/>
          <w:sz w:val="19"/>
          <w:szCs w:val="19"/>
        </w:rPr>
      </w:pPr>
      <w:proofErr w:type="spellStart"/>
      <w:r>
        <w:rPr>
          <w:b/>
          <w:sz w:val="28"/>
          <w:szCs w:val="28"/>
        </w:rPr>
        <w:t>Gop</w:t>
      </w:r>
      <w:bookmarkStart w:id="0" w:name="_GoBack"/>
      <w:bookmarkEnd w:id="0"/>
      <w:r>
        <w:rPr>
          <w:b/>
          <w:sz w:val="28"/>
          <w:szCs w:val="28"/>
        </w:rPr>
        <w:t>al</w:t>
      </w:r>
      <w:proofErr w:type="spellEnd"/>
      <w:r>
        <w:rPr>
          <w:b/>
          <w:sz w:val="28"/>
          <w:szCs w:val="28"/>
        </w:rPr>
        <w:t xml:space="preserve"> </w:t>
      </w:r>
      <w:proofErr w:type="spellStart"/>
      <w:r>
        <w:rPr>
          <w:b/>
          <w:sz w:val="28"/>
          <w:szCs w:val="28"/>
        </w:rPr>
        <w:t>Govind</w:t>
      </w:r>
      <w:proofErr w:type="spellEnd"/>
      <w:r>
        <w:rPr>
          <w:b/>
          <w:sz w:val="28"/>
          <w:szCs w:val="28"/>
        </w:rPr>
        <w:t xml:space="preserve"> Agarwal</w:t>
      </w:r>
    </w:p>
    <w:p w:rsidR="0018576C" w:rsidRDefault="00504F2B">
      <w:pPr>
        <w:pStyle w:val="Heading1"/>
        <w:spacing w:before="0" w:line="360" w:lineRule="auto"/>
        <w:ind w:left="0" w:right="18"/>
      </w:pPr>
      <w:r>
        <w:t>ABSTRACT</w:t>
      </w:r>
    </w:p>
    <w:p w:rsidR="0018576C" w:rsidRDefault="0018576C">
      <w:pPr>
        <w:pBdr>
          <w:top w:val="nil"/>
          <w:left w:val="nil"/>
          <w:bottom w:val="nil"/>
          <w:right w:val="nil"/>
          <w:between w:val="nil"/>
        </w:pBdr>
        <w:spacing w:line="276" w:lineRule="auto"/>
        <w:ind w:right="18"/>
        <w:rPr>
          <w:b/>
          <w:color w:val="000000"/>
          <w:sz w:val="40"/>
          <w:szCs w:val="40"/>
        </w:rPr>
      </w:pPr>
    </w:p>
    <w:p w:rsidR="0018576C" w:rsidRDefault="0018576C">
      <w:pPr>
        <w:pBdr>
          <w:top w:val="nil"/>
          <w:left w:val="nil"/>
          <w:bottom w:val="nil"/>
          <w:right w:val="nil"/>
          <w:between w:val="nil"/>
        </w:pBdr>
        <w:ind w:right="18"/>
        <w:rPr>
          <w:b/>
          <w:color w:val="000000"/>
          <w:sz w:val="40"/>
          <w:szCs w:val="40"/>
        </w:rPr>
      </w:pPr>
    </w:p>
    <w:p w:rsidR="0018576C" w:rsidRDefault="0018576C">
      <w:pPr>
        <w:pBdr>
          <w:top w:val="nil"/>
          <w:left w:val="nil"/>
          <w:bottom w:val="nil"/>
          <w:right w:val="nil"/>
          <w:between w:val="nil"/>
        </w:pBdr>
        <w:spacing w:before="9"/>
        <w:ind w:right="18"/>
        <w:rPr>
          <w:b/>
          <w:color w:val="000000"/>
          <w:sz w:val="56"/>
          <w:szCs w:val="56"/>
        </w:rPr>
      </w:pPr>
    </w:p>
    <w:p w:rsidR="0018576C" w:rsidRDefault="00504F2B">
      <w:pPr>
        <w:ind w:right="18"/>
        <w:jc w:val="both"/>
        <w:rPr>
          <w:sz w:val="24"/>
          <w:szCs w:val="24"/>
        </w:rPr>
      </w:pPr>
      <w:r>
        <w:rPr>
          <w:b/>
          <w:sz w:val="24"/>
          <w:szCs w:val="24"/>
        </w:rPr>
        <w:t>“</w:t>
      </w:r>
      <w:r w:rsidR="00EB6772">
        <w:rPr>
          <w:b/>
          <w:sz w:val="24"/>
          <w:szCs w:val="24"/>
        </w:rPr>
        <w:t xml:space="preserve">Salesforce-Form Assembly </w:t>
      </w:r>
      <w:proofErr w:type="gramStart"/>
      <w:r w:rsidR="00EB6772">
        <w:rPr>
          <w:b/>
          <w:sz w:val="24"/>
          <w:szCs w:val="24"/>
        </w:rPr>
        <w:t>Integration</w:t>
      </w:r>
      <w:r>
        <w:rPr>
          <w:b/>
          <w:sz w:val="24"/>
          <w:szCs w:val="24"/>
        </w:rPr>
        <w:t xml:space="preserve"> ”</w:t>
      </w:r>
      <w:proofErr w:type="gramEnd"/>
      <w:r>
        <w:rPr>
          <w:b/>
          <w:sz w:val="24"/>
          <w:szCs w:val="24"/>
        </w:rPr>
        <w:t xml:space="preserve"> </w:t>
      </w:r>
      <w:r>
        <w:rPr>
          <w:sz w:val="24"/>
          <w:szCs w:val="24"/>
        </w:rPr>
        <w:t>is a Salesforce application which is based on cloud computing.</w:t>
      </w:r>
    </w:p>
    <w:p w:rsidR="0018576C" w:rsidRDefault="00504F2B">
      <w:pPr>
        <w:pBdr>
          <w:top w:val="nil"/>
          <w:left w:val="nil"/>
          <w:bottom w:val="nil"/>
          <w:right w:val="nil"/>
          <w:between w:val="nil"/>
        </w:pBdr>
        <w:spacing w:before="160" w:line="379" w:lineRule="auto"/>
        <w:ind w:right="18"/>
        <w:jc w:val="both"/>
        <w:rPr>
          <w:color w:val="000000"/>
          <w:sz w:val="24"/>
          <w:szCs w:val="24"/>
        </w:rPr>
      </w:pPr>
      <w:r>
        <w:rPr>
          <w:color w:val="000000"/>
          <w:sz w:val="24"/>
          <w:szCs w:val="24"/>
        </w:rPr>
        <w:t>These days we are using databases in which coding is required to enter the data. But this time we have an application which can do our work simpler and easier i.e. Salesforce. This application is used to store a huge amount of data properly and consistentl</w:t>
      </w:r>
      <w:r>
        <w:rPr>
          <w:color w:val="000000"/>
          <w:sz w:val="24"/>
          <w:szCs w:val="24"/>
        </w:rPr>
        <w:t>y.</w:t>
      </w:r>
    </w:p>
    <w:p w:rsidR="0018576C" w:rsidRDefault="00504F2B">
      <w:pPr>
        <w:pBdr>
          <w:top w:val="nil"/>
          <w:left w:val="nil"/>
          <w:bottom w:val="nil"/>
          <w:right w:val="nil"/>
          <w:between w:val="nil"/>
        </w:pBdr>
        <w:spacing w:before="11" w:line="379" w:lineRule="auto"/>
        <w:ind w:right="18"/>
        <w:jc w:val="both"/>
        <w:rPr>
          <w:color w:val="000000"/>
          <w:sz w:val="24"/>
          <w:szCs w:val="24"/>
        </w:rPr>
      </w:pPr>
      <w:r>
        <w:rPr>
          <w:color w:val="000000"/>
          <w:sz w:val="24"/>
          <w:szCs w:val="24"/>
        </w:rPr>
        <w:t xml:space="preserve">The objective of this application is to show that how a normal person who doesn’t even know programming can use this application easily, it is flexible like data can be </w:t>
      </w:r>
      <w:r>
        <w:rPr>
          <w:sz w:val="24"/>
          <w:szCs w:val="24"/>
        </w:rPr>
        <w:t>deleted, entered</w:t>
      </w:r>
      <w:r>
        <w:rPr>
          <w:color w:val="000000"/>
          <w:sz w:val="24"/>
          <w:szCs w:val="24"/>
        </w:rPr>
        <w:t xml:space="preserve"> or updated easily. A software project means a lot of experience. I learned a lot through this project. This project has sharpened our </w:t>
      </w:r>
      <w:r>
        <w:rPr>
          <w:sz w:val="24"/>
          <w:szCs w:val="24"/>
        </w:rPr>
        <w:t>concept of cloud</w:t>
      </w:r>
      <w:r>
        <w:rPr>
          <w:color w:val="000000"/>
          <w:sz w:val="24"/>
          <w:szCs w:val="24"/>
        </w:rPr>
        <w:t xml:space="preserve"> computing.</w:t>
      </w:r>
    </w:p>
    <w:p w:rsidR="0018576C" w:rsidRDefault="00504F2B">
      <w:pPr>
        <w:pBdr>
          <w:top w:val="nil"/>
          <w:left w:val="nil"/>
          <w:bottom w:val="nil"/>
          <w:right w:val="nil"/>
          <w:between w:val="nil"/>
        </w:pBdr>
        <w:spacing w:before="11" w:line="379" w:lineRule="auto"/>
        <w:ind w:right="18"/>
        <w:jc w:val="both"/>
        <w:rPr>
          <w:color w:val="000000"/>
          <w:sz w:val="24"/>
          <w:szCs w:val="24"/>
        </w:rPr>
      </w:pPr>
      <w:r>
        <w:rPr>
          <w:color w:val="000000"/>
          <w:sz w:val="24"/>
          <w:szCs w:val="24"/>
        </w:rPr>
        <w:t>This concept of cloud computing has now become a great role to play in today's technical worl</w:t>
      </w:r>
      <w:r>
        <w:rPr>
          <w:color w:val="000000"/>
          <w:sz w:val="24"/>
          <w:szCs w:val="24"/>
        </w:rPr>
        <w:t>d. These technologies will definitely take database systems far away.</w:t>
      </w:r>
    </w:p>
    <w:p w:rsidR="0018576C" w:rsidRDefault="00504F2B">
      <w:pPr>
        <w:pBdr>
          <w:top w:val="nil"/>
          <w:left w:val="nil"/>
          <w:bottom w:val="nil"/>
          <w:right w:val="nil"/>
          <w:between w:val="nil"/>
        </w:pBdr>
        <w:spacing w:line="379" w:lineRule="auto"/>
        <w:ind w:right="18" w:firstLine="900"/>
        <w:jc w:val="both"/>
        <w:rPr>
          <w:color w:val="000000"/>
          <w:sz w:val="24"/>
          <w:szCs w:val="24"/>
        </w:rPr>
        <w:sectPr w:rsidR="0018576C">
          <w:pgSz w:w="12240" w:h="15840"/>
          <w:pgMar w:top="1418" w:right="1418" w:bottom="1418" w:left="1985" w:header="0" w:footer="809" w:gutter="0"/>
          <w:cols w:space="720"/>
        </w:sectPr>
      </w:pPr>
      <w:r>
        <w:rPr>
          <w:color w:val="000000"/>
          <w:sz w:val="24"/>
          <w:szCs w:val="24"/>
        </w:rPr>
        <w:t xml:space="preserve">Through this project I learnt so many </w:t>
      </w:r>
      <w:r>
        <w:rPr>
          <w:sz w:val="24"/>
          <w:szCs w:val="24"/>
        </w:rPr>
        <w:t>things that can</w:t>
      </w:r>
      <w:r>
        <w:rPr>
          <w:color w:val="000000"/>
          <w:sz w:val="24"/>
          <w:szCs w:val="24"/>
        </w:rPr>
        <w:t xml:space="preserve"> be </w:t>
      </w:r>
      <w:r>
        <w:rPr>
          <w:sz w:val="24"/>
          <w:szCs w:val="24"/>
        </w:rPr>
        <w:t>managed</w:t>
      </w:r>
      <w:r>
        <w:rPr>
          <w:color w:val="000000"/>
          <w:sz w:val="24"/>
          <w:szCs w:val="24"/>
        </w:rPr>
        <w:t xml:space="preserve"> through this application like sales, marketing, commercials and many more things. The only drawback of Sales</w:t>
      </w:r>
      <w:r>
        <w:rPr>
          <w:color w:val="000000"/>
          <w:sz w:val="24"/>
          <w:szCs w:val="24"/>
        </w:rPr>
        <w:t>force is that it is expensive but to do great work we have to use good technology as today data security is the best and the most essential thing and Salesforce contains that all. things which I also learnt make Data Flow Diagram, State Event Diagram and A</w:t>
      </w:r>
      <w:r>
        <w:rPr>
          <w:color w:val="000000"/>
          <w:sz w:val="24"/>
          <w:szCs w:val="24"/>
        </w:rPr>
        <w:t>ctivity Diagram with help of our project Mentors.</w:t>
      </w:r>
    </w:p>
    <w:p w:rsidR="0018576C" w:rsidRDefault="0018576C">
      <w:pPr>
        <w:pBdr>
          <w:top w:val="nil"/>
          <w:left w:val="nil"/>
          <w:bottom w:val="nil"/>
          <w:right w:val="nil"/>
          <w:between w:val="nil"/>
        </w:pBdr>
        <w:spacing w:before="5"/>
        <w:ind w:right="18"/>
        <w:jc w:val="both"/>
        <w:rPr>
          <w:color w:val="000000"/>
          <w:sz w:val="19"/>
          <w:szCs w:val="19"/>
        </w:rPr>
      </w:pPr>
    </w:p>
    <w:p w:rsidR="0018576C" w:rsidRDefault="00504F2B">
      <w:pPr>
        <w:pStyle w:val="Heading1"/>
        <w:spacing w:before="85"/>
        <w:ind w:left="0" w:right="18"/>
      </w:pPr>
      <w:r>
        <w:t>ACKNOWLEDGEMENTS</w:t>
      </w:r>
    </w:p>
    <w:p w:rsidR="0018576C" w:rsidRDefault="0018576C">
      <w:pPr>
        <w:pBdr>
          <w:top w:val="nil"/>
          <w:left w:val="nil"/>
          <w:bottom w:val="nil"/>
          <w:right w:val="nil"/>
          <w:between w:val="nil"/>
        </w:pBdr>
        <w:ind w:right="18"/>
        <w:rPr>
          <w:b/>
          <w:color w:val="000000"/>
          <w:sz w:val="40"/>
          <w:szCs w:val="40"/>
        </w:rPr>
      </w:pPr>
    </w:p>
    <w:p w:rsidR="0018576C" w:rsidRDefault="0018576C">
      <w:pPr>
        <w:pBdr>
          <w:top w:val="nil"/>
          <w:left w:val="nil"/>
          <w:bottom w:val="nil"/>
          <w:right w:val="nil"/>
          <w:between w:val="nil"/>
        </w:pBdr>
        <w:ind w:right="18"/>
        <w:rPr>
          <w:b/>
          <w:color w:val="000000"/>
          <w:sz w:val="40"/>
          <w:szCs w:val="40"/>
        </w:rPr>
      </w:pPr>
    </w:p>
    <w:p w:rsidR="0018576C" w:rsidRDefault="00504F2B">
      <w:pPr>
        <w:spacing w:before="301" w:line="379" w:lineRule="auto"/>
        <w:ind w:right="18" w:firstLine="900"/>
        <w:jc w:val="both"/>
        <w:rPr>
          <w:sz w:val="24"/>
          <w:szCs w:val="24"/>
        </w:rPr>
      </w:pPr>
      <w:r>
        <w:rPr>
          <w:sz w:val="24"/>
          <w:szCs w:val="24"/>
        </w:rPr>
        <w:t xml:space="preserve">Success in life is never attained single handedly. My deepest gratitude goes to my thesis supervisor, </w:t>
      </w:r>
      <w:r>
        <w:rPr>
          <w:b/>
          <w:sz w:val="24"/>
          <w:szCs w:val="24"/>
        </w:rPr>
        <w:t xml:space="preserve">Mr. </w:t>
      </w:r>
      <w:proofErr w:type="spellStart"/>
      <w:r>
        <w:rPr>
          <w:b/>
          <w:sz w:val="24"/>
          <w:szCs w:val="24"/>
        </w:rPr>
        <w:t>Ankit</w:t>
      </w:r>
      <w:proofErr w:type="spellEnd"/>
      <w:r>
        <w:rPr>
          <w:b/>
          <w:sz w:val="24"/>
          <w:szCs w:val="24"/>
        </w:rPr>
        <w:t xml:space="preserve"> </w:t>
      </w:r>
      <w:proofErr w:type="spellStart"/>
      <w:r>
        <w:rPr>
          <w:b/>
          <w:sz w:val="24"/>
          <w:szCs w:val="24"/>
        </w:rPr>
        <w:t>Verma</w:t>
      </w:r>
      <w:proofErr w:type="spellEnd"/>
      <w:r>
        <w:rPr>
          <w:sz w:val="24"/>
          <w:szCs w:val="24"/>
        </w:rPr>
        <w:t xml:space="preserve"> for her guidance, help and encouragement throughout my research work. Their enlightening ideas, comments, and suggestions.</w:t>
      </w:r>
    </w:p>
    <w:p w:rsidR="0018576C" w:rsidRDefault="00504F2B">
      <w:pPr>
        <w:spacing w:before="4" w:line="379" w:lineRule="auto"/>
        <w:ind w:right="18" w:firstLine="900"/>
        <w:jc w:val="both"/>
        <w:rPr>
          <w:sz w:val="24"/>
          <w:szCs w:val="24"/>
        </w:rPr>
      </w:pPr>
      <w:r>
        <w:rPr>
          <w:sz w:val="24"/>
          <w:szCs w:val="24"/>
        </w:rPr>
        <w:t xml:space="preserve">Words are not enough to express my gratitude to </w:t>
      </w:r>
      <w:r>
        <w:rPr>
          <w:b/>
          <w:sz w:val="24"/>
          <w:szCs w:val="24"/>
        </w:rPr>
        <w:t xml:space="preserve">Dr. Ajay Kumar </w:t>
      </w:r>
      <w:proofErr w:type="spellStart"/>
      <w:r>
        <w:rPr>
          <w:b/>
          <w:sz w:val="24"/>
          <w:szCs w:val="24"/>
        </w:rPr>
        <w:t>Shrivastava</w:t>
      </w:r>
      <w:proofErr w:type="spellEnd"/>
      <w:r>
        <w:rPr>
          <w:b/>
          <w:sz w:val="24"/>
          <w:szCs w:val="24"/>
        </w:rPr>
        <w:t>, Professor and Head, Department of Computer Applications</w:t>
      </w:r>
      <w:r>
        <w:rPr>
          <w:sz w:val="24"/>
          <w:szCs w:val="24"/>
        </w:rPr>
        <w:t>,</w:t>
      </w:r>
      <w:r>
        <w:rPr>
          <w:sz w:val="24"/>
          <w:szCs w:val="24"/>
        </w:rPr>
        <w:t xml:space="preserve"> for his insightful comments and administrative help at various occasions.</w:t>
      </w:r>
    </w:p>
    <w:p w:rsidR="0018576C" w:rsidRDefault="00504F2B">
      <w:pPr>
        <w:spacing w:before="4" w:line="379" w:lineRule="auto"/>
        <w:ind w:right="18" w:firstLine="900"/>
        <w:jc w:val="both"/>
        <w:rPr>
          <w:sz w:val="24"/>
          <w:szCs w:val="24"/>
        </w:rPr>
      </w:pPr>
      <w:r>
        <w:rPr>
          <w:sz w:val="24"/>
          <w:szCs w:val="24"/>
        </w:rPr>
        <w:t>Fortunately, I have many understanding friends, who have helped me a lot in many critical conditions.</w:t>
      </w:r>
    </w:p>
    <w:p w:rsidR="0018576C" w:rsidRDefault="00504F2B">
      <w:pPr>
        <w:spacing w:before="2" w:line="379" w:lineRule="auto"/>
        <w:ind w:right="18" w:firstLine="900"/>
        <w:jc w:val="both"/>
        <w:rPr>
          <w:sz w:val="24"/>
          <w:szCs w:val="24"/>
        </w:rPr>
      </w:pPr>
      <w:r>
        <w:rPr>
          <w:sz w:val="24"/>
          <w:szCs w:val="24"/>
        </w:rPr>
        <w:t>Finally, my sincere thanks go to my family members and all those who have direc</w:t>
      </w:r>
      <w:r>
        <w:rPr>
          <w:sz w:val="24"/>
          <w:szCs w:val="24"/>
        </w:rPr>
        <w:t>tly and indirectly provided me moral support and other kinds of help. Without their support, completion of this work would not have been possible in time. They keep my life filled with enjoyment and happiness.</w:t>
      </w:r>
    </w:p>
    <w:p w:rsidR="0018576C" w:rsidRDefault="0018576C">
      <w:pPr>
        <w:pBdr>
          <w:top w:val="nil"/>
          <w:left w:val="nil"/>
          <w:bottom w:val="nil"/>
          <w:right w:val="nil"/>
          <w:between w:val="nil"/>
        </w:pBdr>
        <w:ind w:right="18"/>
        <w:rPr>
          <w:color w:val="000000"/>
          <w:sz w:val="24"/>
          <w:szCs w:val="24"/>
        </w:rPr>
      </w:pPr>
    </w:p>
    <w:p w:rsidR="0018576C" w:rsidRDefault="0018576C">
      <w:pPr>
        <w:pBdr>
          <w:top w:val="nil"/>
          <w:left w:val="nil"/>
          <w:bottom w:val="nil"/>
          <w:right w:val="nil"/>
          <w:between w:val="nil"/>
        </w:pBdr>
        <w:ind w:right="18"/>
        <w:rPr>
          <w:color w:val="000000"/>
          <w:sz w:val="24"/>
          <w:szCs w:val="24"/>
        </w:rPr>
      </w:pPr>
    </w:p>
    <w:p w:rsidR="0018576C" w:rsidRDefault="0018576C">
      <w:pPr>
        <w:pBdr>
          <w:top w:val="nil"/>
          <w:left w:val="nil"/>
          <w:bottom w:val="nil"/>
          <w:right w:val="nil"/>
          <w:between w:val="nil"/>
        </w:pBdr>
        <w:ind w:right="18"/>
        <w:rPr>
          <w:color w:val="000000"/>
          <w:sz w:val="24"/>
          <w:szCs w:val="24"/>
        </w:rPr>
      </w:pPr>
    </w:p>
    <w:p w:rsidR="0018576C" w:rsidRDefault="0018576C">
      <w:pPr>
        <w:pBdr>
          <w:top w:val="nil"/>
          <w:left w:val="nil"/>
          <w:bottom w:val="nil"/>
          <w:right w:val="nil"/>
          <w:between w:val="nil"/>
        </w:pBdr>
        <w:ind w:right="18"/>
        <w:rPr>
          <w:color w:val="000000"/>
          <w:sz w:val="24"/>
          <w:szCs w:val="24"/>
        </w:rPr>
      </w:pPr>
    </w:p>
    <w:p w:rsidR="0018576C" w:rsidRDefault="0018576C">
      <w:pPr>
        <w:pBdr>
          <w:top w:val="nil"/>
          <w:left w:val="nil"/>
          <w:bottom w:val="nil"/>
          <w:right w:val="nil"/>
          <w:between w:val="nil"/>
        </w:pBdr>
        <w:ind w:right="18"/>
        <w:rPr>
          <w:color w:val="000000"/>
          <w:sz w:val="24"/>
          <w:szCs w:val="24"/>
        </w:rPr>
      </w:pPr>
    </w:p>
    <w:p w:rsidR="0018576C" w:rsidRDefault="0018576C">
      <w:pPr>
        <w:pBdr>
          <w:top w:val="nil"/>
          <w:left w:val="nil"/>
          <w:bottom w:val="nil"/>
          <w:right w:val="nil"/>
          <w:between w:val="nil"/>
        </w:pBdr>
        <w:spacing w:before="9"/>
        <w:ind w:right="18"/>
        <w:rPr>
          <w:color w:val="000000"/>
          <w:sz w:val="24"/>
          <w:szCs w:val="24"/>
        </w:rPr>
      </w:pPr>
    </w:p>
    <w:p w:rsidR="0018576C" w:rsidRDefault="00504F2B">
      <w:pPr>
        <w:ind w:right="18"/>
        <w:rPr>
          <w:b/>
          <w:sz w:val="24"/>
          <w:szCs w:val="24"/>
        </w:rPr>
      </w:pPr>
      <w:proofErr w:type="spellStart"/>
      <w:r>
        <w:rPr>
          <w:b/>
          <w:sz w:val="24"/>
          <w:szCs w:val="24"/>
        </w:rPr>
        <w:t>Gopal</w:t>
      </w:r>
      <w:proofErr w:type="spellEnd"/>
      <w:r>
        <w:rPr>
          <w:b/>
          <w:sz w:val="24"/>
          <w:szCs w:val="24"/>
        </w:rPr>
        <w:t xml:space="preserve"> </w:t>
      </w:r>
      <w:proofErr w:type="spellStart"/>
      <w:r>
        <w:rPr>
          <w:b/>
          <w:sz w:val="24"/>
          <w:szCs w:val="24"/>
        </w:rPr>
        <w:t>Govind</w:t>
      </w:r>
      <w:proofErr w:type="spellEnd"/>
      <w:r>
        <w:rPr>
          <w:b/>
          <w:sz w:val="24"/>
          <w:szCs w:val="24"/>
        </w:rPr>
        <w:t xml:space="preserve"> Agarwal</w:t>
      </w:r>
    </w:p>
    <w:p w:rsidR="0018576C" w:rsidRDefault="0018576C">
      <w:pPr>
        <w:ind w:right="18"/>
        <w:rPr>
          <w:sz w:val="24"/>
          <w:szCs w:val="24"/>
        </w:rPr>
      </w:pPr>
    </w:p>
    <w:p w:rsidR="0018576C" w:rsidRDefault="00504F2B">
      <w:pPr>
        <w:ind w:right="18"/>
        <w:rPr>
          <w:b/>
          <w:sz w:val="24"/>
          <w:szCs w:val="24"/>
        </w:rPr>
        <w:sectPr w:rsidR="0018576C">
          <w:pgSz w:w="12240" w:h="15840"/>
          <w:pgMar w:top="1418" w:right="1418" w:bottom="1418" w:left="1985" w:header="0" w:footer="809" w:gutter="0"/>
          <w:cols w:space="720"/>
        </w:sectPr>
      </w:pPr>
      <w:r>
        <w:rPr>
          <w:b/>
          <w:sz w:val="24"/>
          <w:szCs w:val="24"/>
        </w:rPr>
        <w:t>(1900290149046)</w:t>
      </w:r>
    </w:p>
    <w:p w:rsidR="0018576C" w:rsidRDefault="00504F2B">
      <w:pPr>
        <w:spacing w:before="68"/>
        <w:ind w:right="18"/>
        <w:jc w:val="center"/>
        <w:rPr>
          <w:b/>
          <w:sz w:val="28"/>
          <w:szCs w:val="28"/>
        </w:rPr>
      </w:pPr>
      <w:r>
        <w:rPr>
          <w:b/>
          <w:sz w:val="28"/>
          <w:szCs w:val="28"/>
          <w:u w:val="single"/>
        </w:rPr>
        <w:lastRenderedPageBreak/>
        <w:t>Table of Contents</w:t>
      </w: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tabs>
          <w:tab w:val="left" w:pos="8039"/>
        </w:tabs>
        <w:spacing w:line="360" w:lineRule="auto"/>
        <w:ind w:right="18"/>
        <w:rPr>
          <w:color w:val="000000"/>
          <w:sz w:val="24"/>
          <w:szCs w:val="24"/>
        </w:rPr>
      </w:pPr>
      <w:r>
        <w:rPr>
          <w:color w:val="000000"/>
          <w:sz w:val="24"/>
          <w:szCs w:val="24"/>
        </w:rPr>
        <w:t>Declaration</w:t>
      </w:r>
      <w:r>
        <w:rPr>
          <w:color w:val="000000"/>
          <w:sz w:val="24"/>
          <w:szCs w:val="24"/>
        </w:rPr>
        <w:tab/>
        <w:t>ii</w:t>
      </w:r>
    </w:p>
    <w:p w:rsidR="0018576C" w:rsidRDefault="00504F2B">
      <w:pPr>
        <w:pBdr>
          <w:top w:val="nil"/>
          <w:left w:val="nil"/>
          <w:bottom w:val="nil"/>
          <w:right w:val="nil"/>
          <w:between w:val="nil"/>
        </w:pBdr>
        <w:tabs>
          <w:tab w:val="left" w:pos="8039"/>
        </w:tabs>
        <w:spacing w:line="360" w:lineRule="auto"/>
        <w:ind w:right="18"/>
        <w:rPr>
          <w:color w:val="000000"/>
          <w:sz w:val="24"/>
          <w:szCs w:val="24"/>
        </w:rPr>
      </w:pPr>
      <w:r>
        <w:rPr>
          <w:color w:val="000000"/>
          <w:sz w:val="24"/>
          <w:szCs w:val="24"/>
        </w:rPr>
        <w:t>Training Certificate</w:t>
      </w:r>
      <w:r>
        <w:rPr>
          <w:color w:val="000000"/>
          <w:sz w:val="24"/>
          <w:szCs w:val="24"/>
        </w:rPr>
        <w:tab/>
        <w:t>iii</w:t>
      </w:r>
    </w:p>
    <w:p w:rsidR="0018576C" w:rsidRDefault="00504F2B">
      <w:pPr>
        <w:pBdr>
          <w:top w:val="nil"/>
          <w:left w:val="nil"/>
          <w:bottom w:val="nil"/>
          <w:right w:val="nil"/>
          <w:between w:val="nil"/>
        </w:pBdr>
        <w:spacing w:line="360" w:lineRule="auto"/>
        <w:ind w:right="18"/>
        <w:rPr>
          <w:color w:val="000000"/>
          <w:sz w:val="24"/>
          <w:szCs w:val="24"/>
        </w:rPr>
      </w:pPr>
      <w:r>
        <w:rPr>
          <w:color w:val="000000"/>
          <w:sz w:val="24"/>
          <w:szCs w:val="24"/>
        </w:rPr>
        <w:t xml:space="preserve">Certificate                                                                                                                     </w:t>
      </w:r>
      <w:proofErr w:type="gramStart"/>
      <w:r>
        <w:rPr>
          <w:color w:val="000000"/>
          <w:sz w:val="24"/>
          <w:szCs w:val="24"/>
        </w:rPr>
        <w:t>iv</w:t>
      </w:r>
      <w:proofErr w:type="gramEnd"/>
    </w:p>
    <w:p w:rsidR="0018576C" w:rsidRDefault="00504F2B">
      <w:pPr>
        <w:pBdr>
          <w:top w:val="nil"/>
          <w:left w:val="nil"/>
          <w:bottom w:val="nil"/>
          <w:right w:val="nil"/>
          <w:between w:val="nil"/>
        </w:pBdr>
        <w:spacing w:line="360" w:lineRule="auto"/>
        <w:ind w:right="18"/>
        <w:rPr>
          <w:color w:val="000000"/>
          <w:sz w:val="24"/>
          <w:szCs w:val="24"/>
        </w:rPr>
      </w:pPr>
      <w:r>
        <w:rPr>
          <w:color w:val="000000"/>
          <w:sz w:val="24"/>
          <w:szCs w:val="24"/>
        </w:rPr>
        <w:t xml:space="preserve">Abstract                                                                                                                         v </w:t>
      </w:r>
    </w:p>
    <w:p w:rsidR="0018576C" w:rsidRDefault="00504F2B">
      <w:pPr>
        <w:pBdr>
          <w:top w:val="nil"/>
          <w:left w:val="nil"/>
          <w:bottom w:val="nil"/>
          <w:right w:val="nil"/>
          <w:between w:val="nil"/>
        </w:pBdr>
        <w:spacing w:line="360" w:lineRule="auto"/>
        <w:ind w:right="18"/>
        <w:rPr>
          <w:color w:val="000000"/>
          <w:sz w:val="24"/>
          <w:szCs w:val="24"/>
        </w:rPr>
      </w:pPr>
      <w:r>
        <w:rPr>
          <w:color w:val="000000"/>
          <w:sz w:val="24"/>
          <w:szCs w:val="24"/>
        </w:rPr>
        <w:t xml:space="preserve">Acknowledgement                                                                                                        </w:t>
      </w:r>
      <w:proofErr w:type="gramStart"/>
      <w:r>
        <w:rPr>
          <w:color w:val="000000"/>
          <w:sz w:val="24"/>
          <w:szCs w:val="24"/>
        </w:rPr>
        <w:t>vi</w:t>
      </w:r>
      <w:proofErr w:type="gramEnd"/>
      <w:r>
        <w:rPr>
          <w:color w:val="000000"/>
          <w:sz w:val="24"/>
          <w:szCs w:val="24"/>
        </w:rPr>
        <w:t xml:space="preserve"> </w:t>
      </w:r>
    </w:p>
    <w:p w:rsidR="0018576C" w:rsidRDefault="00504F2B">
      <w:pPr>
        <w:pBdr>
          <w:top w:val="nil"/>
          <w:left w:val="nil"/>
          <w:bottom w:val="nil"/>
          <w:right w:val="nil"/>
          <w:between w:val="nil"/>
        </w:pBdr>
        <w:spacing w:line="360" w:lineRule="auto"/>
        <w:ind w:right="18"/>
        <w:rPr>
          <w:color w:val="000000"/>
          <w:sz w:val="24"/>
          <w:szCs w:val="24"/>
        </w:rPr>
      </w:pPr>
      <w:r>
        <w:rPr>
          <w:color w:val="000000"/>
          <w:sz w:val="24"/>
          <w:szCs w:val="24"/>
        </w:rPr>
        <w:t>Table of Content                                                                                                           vii</w:t>
      </w:r>
    </w:p>
    <w:p w:rsidR="0018576C" w:rsidRDefault="00504F2B">
      <w:pPr>
        <w:pBdr>
          <w:top w:val="nil"/>
          <w:left w:val="nil"/>
          <w:bottom w:val="nil"/>
          <w:right w:val="nil"/>
          <w:between w:val="nil"/>
        </w:pBdr>
        <w:spacing w:line="360" w:lineRule="auto"/>
        <w:ind w:right="18"/>
        <w:rPr>
          <w:b/>
          <w:color w:val="000000"/>
          <w:sz w:val="20"/>
          <w:szCs w:val="20"/>
        </w:rPr>
      </w:pPr>
      <w:r>
        <w:rPr>
          <w:color w:val="000000"/>
          <w:sz w:val="24"/>
          <w:szCs w:val="24"/>
        </w:rPr>
        <w:t>List of Figures                                                                                                              viii</w:t>
      </w:r>
    </w:p>
    <w:p w:rsidR="0018576C" w:rsidRDefault="0018576C">
      <w:pPr>
        <w:pBdr>
          <w:top w:val="nil"/>
          <w:left w:val="nil"/>
          <w:bottom w:val="nil"/>
          <w:right w:val="nil"/>
          <w:between w:val="nil"/>
        </w:pBdr>
        <w:ind w:right="18"/>
        <w:rPr>
          <w:b/>
          <w:color w:val="000000"/>
          <w:sz w:val="20"/>
          <w:szCs w:val="20"/>
        </w:rPr>
      </w:pPr>
    </w:p>
    <w:p w:rsidR="0018576C" w:rsidRDefault="00504F2B">
      <w:pPr>
        <w:tabs>
          <w:tab w:val="left" w:pos="7779"/>
          <w:tab w:val="right" w:pos="9119"/>
        </w:tabs>
        <w:spacing w:before="90" w:line="360" w:lineRule="auto"/>
        <w:ind w:right="18"/>
        <w:rPr>
          <w:b/>
          <w:sz w:val="24"/>
          <w:szCs w:val="24"/>
        </w:rPr>
      </w:pPr>
      <w:r>
        <w:rPr>
          <w:b/>
          <w:sz w:val="24"/>
          <w:szCs w:val="24"/>
        </w:rPr>
        <w:t>CHAPTER 1: Introduction</w:t>
      </w:r>
      <w:r>
        <w:rPr>
          <w:b/>
          <w:sz w:val="24"/>
          <w:szCs w:val="24"/>
        </w:rPr>
        <w:tab/>
        <w:t>: 9-15</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 xml:space="preserve">1.1 Project details </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1.2 Purpose of the Project</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1.4 Identification of Need</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1.5 Problem Statement</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1.6 Hardware / Software used in Project</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1.7 Scope</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1.8 Project Schedule</w:t>
      </w:r>
    </w:p>
    <w:p w:rsidR="0018576C" w:rsidRDefault="00504F2B">
      <w:pPr>
        <w:pBdr>
          <w:top w:val="nil"/>
          <w:left w:val="nil"/>
          <w:bottom w:val="nil"/>
          <w:right w:val="nil"/>
          <w:between w:val="nil"/>
        </w:pBdr>
        <w:spacing w:before="54" w:line="360" w:lineRule="auto"/>
        <w:ind w:right="18"/>
        <w:rPr>
          <w:b/>
          <w:color w:val="000000"/>
          <w:sz w:val="24"/>
          <w:szCs w:val="24"/>
        </w:rPr>
      </w:pPr>
      <w:r>
        <w:rPr>
          <w:b/>
          <w:color w:val="000000"/>
          <w:sz w:val="24"/>
          <w:szCs w:val="24"/>
        </w:rPr>
        <w:t>CHAPTER 2: Cloud Computing</w:t>
      </w:r>
      <w:r>
        <w:rPr>
          <w:b/>
          <w:color w:val="000000"/>
          <w:sz w:val="24"/>
          <w:szCs w:val="24"/>
        </w:rPr>
        <w:tab/>
      </w:r>
      <w:r>
        <w:rPr>
          <w:b/>
          <w:color w:val="000000"/>
          <w:sz w:val="24"/>
          <w:szCs w:val="24"/>
        </w:rPr>
        <w:t xml:space="preserve">                                                                      : 16-19</w:t>
      </w:r>
    </w:p>
    <w:p w:rsidR="0018576C" w:rsidRDefault="00504F2B">
      <w:pPr>
        <w:pBdr>
          <w:top w:val="nil"/>
          <w:left w:val="nil"/>
          <w:bottom w:val="nil"/>
          <w:right w:val="nil"/>
          <w:between w:val="nil"/>
        </w:pBdr>
        <w:spacing w:before="54" w:line="360" w:lineRule="auto"/>
        <w:ind w:right="18"/>
        <w:rPr>
          <w:b/>
          <w:color w:val="000000"/>
          <w:sz w:val="24"/>
          <w:szCs w:val="24"/>
        </w:rPr>
      </w:pPr>
      <w:r>
        <w:rPr>
          <w:b/>
          <w:color w:val="000000"/>
          <w:sz w:val="24"/>
          <w:szCs w:val="24"/>
        </w:rPr>
        <w:t>CHAPTER 3: Feasibility Study</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 20-25</w:t>
      </w:r>
    </w:p>
    <w:p w:rsidR="0018576C" w:rsidRDefault="00504F2B">
      <w:pPr>
        <w:spacing w:after="120" w:line="276" w:lineRule="auto"/>
        <w:jc w:val="both"/>
        <w:rPr>
          <w:sz w:val="24"/>
          <w:szCs w:val="24"/>
        </w:rPr>
      </w:pPr>
      <w:r>
        <w:rPr>
          <w:sz w:val="24"/>
          <w:szCs w:val="24"/>
        </w:rPr>
        <w:t>3.1 Introduction</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3.2 Main Aspects</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3.3 Benefits</w:t>
      </w:r>
    </w:p>
    <w:p w:rsidR="0018576C" w:rsidRDefault="00504F2B">
      <w:pPr>
        <w:spacing w:line="360" w:lineRule="auto"/>
        <w:jc w:val="both"/>
        <w:rPr>
          <w:b/>
          <w:sz w:val="28"/>
          <w:szCs w:val="28"/>
        </w:rPr>
      </w:pPr>
      <w:r>
        <w:t xml:space="preserve">3.4 </w:t>
      </w:r>
      <w:r>
        <w:rPr>
          <w:sz w:val="24"/>
          <w:szCs w:val="24"/>
        </w:rPr>
        <w:t>System Requirement Specification</w:t>
      </w:r>
    </w:p>
    <w:p w:rsidR="0018576C" w:rsidRDefault="00504F2B">
      <w:pPr>
        <w:pBdr>
          <w:top w:val="nil"/>
          <w:left w:val="nil"/>
          <w:bottom w:val="nil"/>
          <w:right w:val="nil"/>
          <w:between w:val="nil"/>
        </w:pBdr>
        <w:spacing w:before="54" w:line="360" w:lineRule="auto"/>
        <w:ind w:right="18"/>
        <w:rPr>
          <w:b/>
          <w:color w:val="000000"/>
          <w:sz w:val="24"/>
          <w:szCs w:val="24"/>
        </w:rPr>
      </w:pPr>
      <w:r>
        <w:rPr>
          <w:b/>
          <w:color w:val="000000"/>
          <w:sz w:val="24"/>
          <w:szCs w:val="24"/>
        </w:rPr>
        <w:t>CHAPTER 4: Design</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 26-3</w:t>
      </w:r>
      <w:r>
        <w:rPr>
          <w:b/>
          <w:sz w:val="24"/>
          <w:szCs w:val="24"/>
        </w:rPr>
        <w:t>0</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4.1 Introduction</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4.2 System Design</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4.3 SDLC</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4.4 DFD</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t>4.5 UML use case diagram</w:t>
      </w:r>
    </w:p>
    <w:p w:rsidR="0018576C" w:rsidRDefault="00504F2B">
      <w:pPr>
        <w:pBdr>
          <w:top w:val="nil"/>
          <w:left w:val="nil"/>
          <w:bottom w:val="nil"/>
          <w:right w:val="nil"/>
          <w:between w:val="nil"/>
        </w:pBdr>
        <w:spacing w:before="54" w:line="360" w:lineRule="auto"/>
        <w:ind w:right="18"/>
        <w:rPr>
          <w:color w:val="000000"/>
          <w:sz w:val="24"/>
          <w:szCs w:val="24"/>
        </w:rPr>
      </w:pPr>
      <w:r>
        <w:rPr>
          <w:color w:val="000000"/>
          <w:sz w:val="24"/>
          <w:szCs w:val="24"/>
        </w:rPr>
        <w:lastRenderedPageBreak/>
        <w:t>4.6 ER Diagram</w:t>
      </w:r>
    </w:p>
    <w:p w:rsidR="0018576C" w:rsidRDefault="00504F2B">
      <w:pPr>
        <w:pBdr>
          <w:top w:val="nil"/>
          <w:left w:val="nil"/>
          <w:bottom w:val="nil"/>
          <w:right w:val="nil"/>
          <w:between w:val="nil"/>
        </w:pBdr>
        <w:spacing w:before="54" w:line="360" w:lineRule="auto"/>
        <w:ind w:right="18"/>
        <w:rPr>
          <w:color w:val="000000"/>
          <w:sz w:val="24"/>
          <w:szCs w:val="24"/>
        </w:rPr>
      </w:pPr>
      <w:r>
        <w:rPr>
          <w:b/>
          <w:color w:val="000000"/>
          <w:sz w:val="24"/>
          <w:szCs w:val="24"/>
        </w:rPr>
        <w:t>CHAPTER 5:</w:t>
      </w:r>
      <w:r>
        <w:rPr>
          <w:b/>
          <w:color w:val="333333"/>
          <w:sz w:val="28"/>
          <w:szCs w:val="28"/>
        </w:rPr>
        <w:t xml:space="preserve"> </w:t>
      </w:r>
      <w:r>
        <w:rPr>
          <w:b/>
          <w:color w:val="333333"/>
          <w:sz w:val="24"/>
          <w:szCs w:val="24"/>
        </w:rPr>
        <w:t>Salesforce                                                                                        : 3</w:t>
      </w:r>
      <w:r>
        <w:rPr>
          <w:b/>
          <w:color w:val="333333"/>
          <w:sz w:val="24"/>
          <w:szCs w:val="24"/>
        </w:rPr>
        <w:t>1</w:t>
      </w:r>
      <w:r>
        <w:rPr>
          <w:b/>
          <w:color w:val="333333"/>
          <w:sz w:val="24"/>
          <w:szCs w:val="24"/>
        </w:rPr>
        <w:t>-</w:t>
      </w:r>
      <w:r>
        <w:rPr>
          <w:b/>
          <w:color w:val="333333"/>
          <w:sz w:val="24"/>
          <w:szCs w:val="24"/>
        </w:rPr>
        <w:t>36</w:t>
      </w:r>
    </w:p>
    <w:p w:rsidR="0018576C" w:rsidRDefault="00504F2B">
      <w:pPr>
        <w:numPr>
          <w:ilvl w:val="1"/>
          <w:numId w:val="29"/>
        </w:numPr>
        <w:pBdr>
          <w:top w:val="nil"/>
          <w:left w:val="nil"/>
          <w:bottom w:val="nil"/>
          <w:right w:val="nil"/>
          <w:between w:val="nil"/>
        </w:pBdr>
        <w:tabs>
          <w:tab w:val="left" w:pos="709"/>
        </w:tabs>
        <w:spacing w:before="54" w:line="360" w:lineRule="auto"/>
        <w:ind w:right="18"/>
        <w:rPr>
          <w:color w:val="000000"/>
          <w:sz w:val="24"/>
          <w:szCs w:val="24"/>
        </w:rPr>
      </w:pPr>
      <w:r>
        <w:rPr>
          <w:color w:val="000000"/>
          <w:sz w:val="24"/>
          <w:szCs w:val="24"/>
        </w:rPr>
        <w:t>Standard Objects</w:t>
      </w:r>
    </w:p>
    <w:p w:rsidR="0018576C" w:rsidRDefault="00504F2B">
      <w:pPr>
        <w:numPr>
          <w:ilvl w:val="1"/>
          <w:numId w:val="29"/>
        </w:numPr>
        <w:pBdr>
          <w:top w:val="nil"/>
          <w:left w:val="nil"/>
          <w:bottom w:val="nil"/>
          <w:right w:val="nil"/>
          <w:between w:val="nil"/>
        </w:pBdr>
        <w:tabs>
          <w:tab w:val="left" w:pos="709"/>
        </w:tabs>
        <w:spacing w:before="54" w:line="360" w:lineRule="auto"/>
        <w:ind w:right="18"/>
        <w:rPr>
          <w:color w:val="000000"/>
          <w:sz w:val="24"/>
          <w:szCs w:val="24"/>
        </w:rPr>
      </w:pPr>
      <w:r>
        <w:rPr>
          <w:color w:val="424242"/>
          <w:sz w:val="24"/>
          <w:szCs w:val="24"/>
        </w:rPr>
        <w:t>Standard Fields</w:t>
      </w:r>
    </w:p>
    <w:p w:rsidR="0018576C" w:rsidRDefault="00504F2B">
      <w:pPr>
        <w:numPr>
          <w:ilvl w:val="1"/>
          <w:numId w:val="29"/>
        </w:numPr>
        <w:pBdr>
          <w:top w:val="nil"/>
          <w:left w:val="nil"/>
          <w:bottom w:val="nil"/>
          <w:right w:val="nil"/>
          <w:between w:val="nil"/>
        </w:pBdr>
        <w:tabs>
          <w:tab w:val="left" w:pos="709"/>
        </w:tabs>
        <w:spacing w:before="54" w:line="360" w:lineRule="auto"/>
        <w:ind w:right="18"/>
        <w:rPr>
          <w:color w:val="000000"/>
          <w:sz w:val="24"/>
          <w:szCs w:val="24"/>
        </w:rPr>
      </w:pPr>
      <w:r>
        <w:rPr>
          <w:color w:val="424242"/>
          <w:sz w:val="24"/>
          <w:szCs w:val="24"/>
        </w:rPr>
        <w:t>Important Standard Objects</w:t>
      </w:r>
    </w:p>
    <w:p w:rsidR="0018576C" w:rsidRDefault="00504F2B">
      <w:pPr>
        <w:tabs>
          <w:tab w:val="left" w:pos="7859"/>
          <w:tab w:val="right" w:pos="9519"/>
        </w:tabs>
        <w:spacing w:before="384" w:line="360" w:lineRule="auto"/>
        <w:ind w:right="18"/>
        <w:rPr>
          <w:b/>
          <w:sz w:val="24"/>
          <w:szCs w:val="24"/>
        </w:rPr>
      </w:pPr>
      <w:r>
        <w:rPr>
          <w:b/>
          <w:sz w:val="24"/>
          <w:szCs w:val="24"/>
        </w:rPr>
        <w:t>CHAPTER 6: Creating Objects, Validations, Triggers</w:t>
      </w:r>
      <w:r>
        <w:rPr>
          <w:b/>
          <w:sz w:val="24"/>
          <w:szCs w:val="24"/>
        </w:rPr>
        <w:tab/>
        <w:t>: 37-40</w:t>
      </w:r>
    </w:p>
    <w:p w:rsidR="0018576C" w:rsidRDefault="00504F2B">
      <w:pPr>
        <w:numPr>
          <w:ilvl w:val="1"/>
          <w:numId w:val="27"/>
        </w:numPr>
        <w:pBdr>
          <w:top w:val="nil"/>
          <w:left w:val="nil"/>
          <w:bottom w:val="nil"/>
          <w:right w:val="nil"/>
          <w:between w:val="nil"/>
        </w:pBdr>
        <w:spacing w:before="54" w:line="360" w:lineRule="auto"/>
        <w:ind w:right="18"/>
        <w:rPr>
          <w:color w:val="000000"/>
          <w:sz w:val="24"/>
          <w:szCs w:val="24"/>
        </w:rPr>
      </w:pPr>
      <w:r>
        <w:rPr>
          <w:color w:val="000000"/>
          <w:sz w:val="24"/>
          <w:szCs w:val="24"/>
        </w:rPr>
        <w:t>Creating Salesforce Custom Objects</w:t>
      </w:r>
    </w:p>
    <w:p w:rsidR="0018576C" w:rsidRDefault="00504F2B">
      <w:pPr>
        <w:tabs>
          <w:tab w:val="left" w:pos="2800"/>
        </w:tabs>
        <w:spacing w:before="54" w:line="360" w:lineRule="auto"/>
        <w:ind w:right="18"/>
        <w:rPr>
          <w:sz w:val="24"/>
          <w:szCs w:val="24"/>
        </w:rPr>
      </w:pPr>
      <w:r>
        <w:rPr>
          <w:sz w:val="24"/>
          <w:szCs w:val="24"/>
        </w:rPr>
        <w:t>6.2 Creating a Validation Rule</w:t>
      </w:r>
    </w:p>
    <w:p w:rsidR="0018576C" w:rsidRDefault="00504F2B">
      <w:pPr>
        <w:pBdr>
          <w:top w:val="nil"/>
          <w:left w:val="nil"/>
          <w:bottom w:val="nil"/>
          <w:right w:val="nil"/>
          <w:between w:val="nil"/>
        </w:pBdr>
        <w:tabs>
          <w:tab w:val="left" w:pos="2800"/>
        </w:tabs>
        <w:spacing w:before="54" w:line="360" w:lineRule="auto"/>
        <w:ind w:right="18"/>
        <w:rPr>
          <w:color w:val="000000"/>
          <w:sz w:val="24"/>
          <w:szCs w:val="24"/>
        </w:rPr>
      </w:pPr>
      <w:r>
        <w:rPr>
          <w:color w:val="000000"/>
          <w:sz w:val="24"/>
          <w:szCs w:val="24"/>
        </w:rPr>
        <w:t>6.3 Apex Triggers</w:t>
      </w:r>
    </w:p>
    <w:p w:rsidR="0018576C" w:rsidRDefault="00504F2B">
      <w:pPr>
        <w:pBdr>
          <w:top w:val="nil"/>
          <w:left w:val="nil"/>
          <w:bottom w:val="nil"/>
          <w:right w:val="nil"/>
          <w:between w:val="nil"/>
        </w:pBdr>
        <w:tabs>
          <w:tab w:val="left" w:pos="3280"/>
        </w:tabs>
        <w:spacing w:before="54" w:line="360" w:lineRule="auto"/>
        <w:ind w:right="18"/>
        <w:rPr>
          <w:b/>
          <w:color w:val="000000"/>
          <w:sz w:val="24"/>
          <w:szCs w:val="24"/>
        </w:rPr>
      </w:pPr>
      <w:r>
        <w:rPr>
          <w:b/>
          <w:color w:val="000000"/>
          <w:sz w:val="24"/>
          <w:szCs w:val="24"/>
        </w:rPr>
        <w:t>CHAPTER 7: Output Screens                                                                                : 4</w:t>
      </w:r>
      <w:r>
        <w:rPr>
          <w:b/>
          <w:sz w:val="24"/>
          <w:szCs w:val="24"/>
        </w:rPr>
        <w:t>1</w:t>
      </w:r>
      <w:r>
        <w:rPr>
          <w:b/>
          <w:color w:val="000000"/>
          <w:sz w:val="24"/>
          <w:szCs w:val="24"/>
        </w:rPr>
        <w:t>-</w:t>
      </w:r>
      <w:r>
        <w:rPr>
          <w:b/>
          <w:sz w:val="24"/>
          <w:szCs w:val="24"/>
        </w:rPr>
        <w:t>44</w:t>
      </w:r>
    </w:p>
    <w:p w:rsidR="0018576C" w:rsidRDefault="00504F2B">
      <w:pPr>
        <w:tabs>
          <w:tab w:val="left" w:pos="7779"/>
          <w:tab w:val="right" w:pos="9479"/>
        </w:tabs>
        <w:spacing w:line="360" w:lineRule="auto"/>
        <w:ind w:right="18"/>
        <w:rPr>
          <w:b/>
          <w:sz w:val="24"/>
          <w:szCs w:val="24"/>
        </w:rPr>
      </w:pPr>
      <w:r>
        <w:rPr>
          <w:b/>
          <w:sz w:val="24"/>
          <w:szCs w:val="24"/>
        </w:rPr>
        <w:t>CHAPTER 8: Testing                                                                                              : 45-50</w:t>
      </w:r>
    </w:p>
    <w:p w:rsidR="0018576C" w:rsidRDefault="00504F2B">
      <w:pPr>
        <w:tabs>
          <w:tab w:val="left" w:pos="7779"/>
          <w:tab w:val="right" w:pos="9479"/>
        </w:tabs>
        <w:spacing w:line="360" w:lineRule="auto"/>
        <w:ind w:right="18"/>
        <w:rPr>
          <w:sz w:val="24"/>
          <w:szCs w:val="24"/>
        </w:rPr>
      </w:pPr>
      <w:r>
        <w:rPr>
          <w:sz w:val="24"/>
          <w:szCs w:val="24"/>
        </w:rPr>
        <w:t>8.1 Introduction</w:t>
      </w:r>
    </w:p>
    <w:p w:rsidR="0018576C" w:rsidRDefault="00504F2B">
      <w:pPr>
        <w:tabs>
          <w:tab w:val="left" w:pos="7779"/>
          <w:tab w:val="right" w:pos="9479"/>
        </w:tabs>
        <w:spacing w:line="360" w:lineRule="auto"/>
        <w:ind w:right="18"/>
        <w:rPr>
          <w:sz w:val="24"/>
          <w:szCs w:val="24"/>
        </w:rPr>
      </w:pPr>
      <w:r>
        <w:rPr>
          <w:sz w:val="24"/>
          <w:szCs w:val="24"/>
        </w:rPr>
        <w:t>8.2</w:t>
      </w:r>
      <w:r>
        <w:rPr>
          <w:b/>
          <w:sz w:val="24"/>
          <w:szCs w:val="24"/>
        </w:rPr>
        <w:t xml:space="preserve"> </w:t>
      </w:r>
      <w:r>
        <w:rPr>
          <w:sz w:val="24"/>
          <w:szCs w:val="24"/>
        </w:rPr>
        <w:t>Ty</w:t>
      </w:r>
      <w:r>
        <w:rPr>
          <w:sz w:val="24"/>
          <w:szCs w:val="24"/>
        </w:rPr>
        <w:t>pes of testing</w:t>
      </w:r>
    </w:p>
    <w:p w:rsidR="0018576C" w:rsidRDefault="00504F2B">
      <w:pPr>
        <w:widowControl/>
        <w:shd w:val="clear" w:color="auto" w:fill="FFFFFF"/>
        <w:spacing w:line="360" w:lineRule="auto"/>
        <w:jc w:val="both"/>
        <w:rPr>
          <w:sz w:val="24"/>
          <w:szCs w:val="24"/>
        </w:rPr>
      </w:pPr>
      <w:r>
        <w:rPr>
          <w:sz w:val="24"/>
          <w:szCs w:val="24"/>
        </w:rPr>
        <w:t>8.3 Some Important Observations</w:t>
      </w:r>
    </w:p>
    <w:p w:rsidR="0018576C" w:rsidRDefault="0018576C">
      <w:pPr>
        <w:tabs>
          <w:tab w:val="left" w:pos="7779"/>
          <w:tab w:val="right" w:pos="9479"/>
        </w:tabs>
        <w:spacing w:line="360" w:lineRule="auto"/>
        <w:ind w:right="18"/>
        <w:rPr>
          <w:b/>
          <w:sz w:val="24"/>
          <w:szCs w:val="24"/>
        </w:rPr>
      </w:pPr>
    </w:p>
    <w:p w:rsidR="0018576C" w:rsidRDefault="00504F2B">
      <w:pPr>
        <w:tabs>
          <w:tab w:val="left" w:pos="7779"/>
        </w:tabs>
        <w:spacing w:line="360" w:lineRule="auto"/>
        <w:ind w:right="18"/>
        <w:rPr>
          <w:b/>
          <w:sz w:val="24"/>
          <w:szCs w:val="24"/>
        </w:rPr>
      </w:pPr>
      <w:r>
        <w:rPr>
          <w:b/>
          <w:sz w:val="24"/>
          <w:szCs w:val="24"/>
        </w:rPr>
        <w:t>CHAPTER 9: Conclusion and Future Scope</w:t>
      </w:r>
      <w:r>
        <w:rPr>
          <w:b/>
          <w:sz w:val="24"/>
          <w:szCs w:val="24"/>
        </w:rPr>
        <w:tab/>
        <w:t xml:space="preserve">  : 51</w:t>
      </w:r>
    </w:p>
    <w:p w:rsidR="0018576C" w:rsidRDefault="00504F2B">
      <w:pPr>
        <w:tabs>
          <w:tab w:val="left" w:pos="7779"/>
        </w:tabs>
        <w:spacing w:line="360" w:lineRule="auto"/>
        <w:ind w:right="18"/>
        <w:rPr>
          <w:sz w:val="24"/>
          <w:szCs w:val="24"/>
        </w:rPr>
      </w:pPr>
      <w:r>
        <w:rPr>
          <w:sz w:val="24"/>
          <w:szCs w:val="24"/>
        </w:rPr>
        <w:t>9.1 Conclusion</w:t>
      </w:r>
    </w:p>
    <w:p w:rsidR="0018576C" w:rsidRDefault="00504F2B">
      <w:pPr>
        <w:tabs>
          <w:tab w:val="left" w:pos="7779"/>
        </w:tabs>
        <w:spacing w:line="360" w:lineRule="auto"/>
        <w:ind w:right="18"/>
        <w:rPr>
          <w:sz w:val="24"/>
          <w:szCs w:val="24"/>
        </w:rPr>
      </w:pPr>
      <w:r>
        <w:rPr>
          <w:sz w:val="24"/>
          <w:szCs w:val="24"/>
        </w:rPr>
        <w:t>9.2 Future Scope</w:t>
      </w:r>
    </w:p>
    <w:p w:rsidR="0018576C" w:rsidRDefault="00504F2B">
      <w:pPr>
        <w:tabs>
          <w:tab w:val="left" w:pos="7779"/>
          <w:tab w:val="right" w:pos="9279"/>
        </w:tabs>
        <w:spacing w:before="54" w:line="360" w:lineRule="auto"/>
        <w:ind w:right="18"/>
        <w:rPr>
          <w:b/>
          <w:sz w:val="24"/>
          <w:szCs w:val="24"/>
        </w:rPr>
        <w:sectPr w:rsidR="0018576C">
          <w:pgSz w:w="12240" w:h="15840"/>
          <w:pgMar w:top="1418" w:right="1418" w:bottom="1418" w:left="1985" w:header="0" w:footer="809" w:gutter="0"/>
          <w:cols w:space="720"/>
        </w:sectPr>
      </w:pPr>
      <w:r>
        <w:rPr>
          <w:b/>
          <w:sz w:val="24"/>
          <w:szCs w:val="24"/>
        </w:rPr>
        <w:t xml:space="preserve">References </w:t>
      </w:r>
      <w:r>
        <w:rPr>
          <w:b/>
          <w:sz w:val="24"/>
          <w:szCs w:val="24"/>
        </w:rPr>
        <w:tab/>
        <w:t xml:space="preserve">  : 52-53  </w:t>
      </w:r>
      <w:r>
        <w:rPr>
          <w:b/>
          <w:sz w:val="24"/>
          <w:szCs w:val="24"/>
        </w:rPr>
        <w:tab/>
      </w:r>
    </w:p>
    <w:p w:rsidR="0018576C" w:rsidRDefault="00504F2B">
      <w:pPr>
        <w:pStyle w:val="Heading2"/>
        <w:spacing w:before="292"/>
        <w:ind w:left="0" w:right="18"/>
        <w:rPr>
          <w:rFonts w:ascii="Arial" w:eastAsia="Arial" w:hAnsi="Arial" w:cs="Arial"/>
        </w:rPr>
      </w:pPr>
      <w:r>
        <w:rPr>
          <w:rFonts w:ascii="Arial" w:eastAsia="Arial" w:hAnsi="Arial" w:cs="Arial"/>
        </w:rPr>
        <w:lastRenderedPageBreak/>
        <w:t>LIST OF FIGURES</w:t>
      </w:r>
    </w:p>
    <w:p w:rsidR="0018576C" w:rsidRDefault="0018576C">
      <w:pPr>
        <w:pBdr>
          <w:top w:val="nil"/>
          <w:left w:val="nil"/>
          <w:bottom w:val="nil"/>
          <w:right w:val="nil"/>
          <w:between w:val="nil"/>
        </w:pBdr>
        <w:ind w:right="18"/>
        <w:rPr>
          <w:rFonts w:ascii="Arial" w:eastAsia="Arial" w:hAnsi="Arial" w:cs="Arial"/>
          <w:b/>
          <w:color w:val="000000"/>
          <w:sz w:val="26"/>
          <w:szCs w:val="26"/>
        </w:rPr>
      </w:pPr>
    </w:p>
    <w:p w:rsidR="0018576C" w:rsidRDefault="0018576C">
      <w:pPr>
        <w:pBdr>
          <w:top w:val="nil"/>
          <w:left w:val="nil"/>
          <w:bottom w:val="nil"/>
          <w:right w:val="nil"/>
          <w:between w:val="nil"/>
        </w:pBdr>
        <w:ind w:right="18"/>
        <w:rPr>
          <w:rFonts w:ascii="Arial" w:eastAsia="Arial" w:hAnsi="Arial" w:cs="Arial"/>
          <w:b/>
          <w:color w:val="000000"/>
          <w:sz w:val="26"/>
          <w:szCs w:val="26"/>
        </w:rPr>
      </w:pPr>
    </w:p>
    <w:p w:rsidR="0018576C" w:rsidRDefault="0018576C">
      <w:pPr>
        <w:pBdr>
          <w:top w:val="nil"/>
          <w:left w:val="nil"/>
          <w:bottom w:val="nil"/>
          <w:right w:val="nil"/>
          <w:between w:val="nil"/>
        </w:pBdr>
        <w:ind w:right="18"/>
        <w:rPr>
          <w:rFonts w:ascii="Arial" w:eastAsia="Arial" w:hAnsi="Arial" w:cs="Arial"/>
          <w:b/>
          <w:color w:val="000000"/>
          <w:sz w:val="26"/>
          <w:szCs w:val="26"/>
        </w:rPr>
      </w:pPr>
    </w:p>
    <w:p w:rsidR="0018576C" w:rsidRDefault="00504F2B">
      <w:pPr>
        <w:spacing w:before="169"/>
        <w:ind w:right="18"/>
        <w:rPr>
          <w:rFonts w:ascii="Arial" w:eastAsia="Arial" w:hAnsi="Arial" w:cs="Arial"/>
          <w:b/>
          <w:sz w:val="24"/>
          <w:szCs w:val="24"/>
        </w:rPr>
      </w:pPr>
      <w:r>
        <w:rPr>
          <w:rFonts w:ascii="Arial" w:eastAsia="Arial" w:hAnsi="Arial" w:cs="Arial"/>
          <w:b/>
          <w:sz w:val="24"/>
          <w:szCs w:val="24"/>
        </w:rPr>
        <w:t>Fig No.                                                                                                 Title Page No</w:t>
      </w:r>
    </w:p>
    <w:p w:rsidR="0018576C" w:rsidRDefault="0018576C">
      <w:pPr>
        <w:pBdr>
          <w:top w:val="nil"/>
          <w:left w:val="nil"/>
          <w:bottom w:val="nil"/>
          <w:right w:val="nil"/>
          <w:between w:val="nil"/>
        </w:pBdr>
        <w:ind w:right="18"/>
        <w:rPr>
          <w:rFonts w:ascii="Arial" w:eastAsia="Arial" w:hAnsi="Arial" w:cs="Arial"/>
          <w:b/>
          <w:color w:val="000000"/>
          <w:sz w:val="26"/>
          <w:szCs w:val="26"/>
        </w:rPr>
      </w:pPr>
    </w:p>
    <w:p w:rsidR="0018576C" w:rsidRDefault="00504F2B">
      <w:pPr>
        <w:tabs>
          <w:tab w:val="left" w:pos="7551"/>
        </w:tabs>
      </w:pPr>
      <w:r>
        <w:t>Fig 1.1 Pert Chart</w:t>
      </w:r>
      <w:r>
        <w:tab/>
        <w:t>: 14</w:t>
      </w:r>
    </w:p>
    <w:p w:rsidR="0018576C" w:rsidRDefault="00504F2B">
      <w:pPr>
        <w:widowControl/>
        <w:pBdr>
          <w:top w:val="nil"/>
          <w:left w:val="nil"/>
          <w:bottom w:val="nil"/>
          <w:right w:val="nil"/>
          <w:between w:val="nil"/>
        </w:pBdr>
        <w:tabs>
          <w:tab w:val="left" w:pos="7551"/>
        </w:tabs>
        <w:spacing w:after="200" w:line="360" w:lineRule="auto"/>
        <w:rPr>
          <w:color w:val="000000"/>
          <w:sz w:val="24"/>
          <w:szCs w:val="24"/>
        </w:rPr>
      </w:pPr>
      <w:r>
        <w:rPr>
          <w:color w:val="000000"/>
          <w:sz w:val="24"/>
          <w:szCs w:val="24"/>
        </w:rPr>
        <w:t xml:space="preserve">Fig 1.2 </w:t>
      </w:r>
      <w:r>
        <w:rPr>
          <w:sz w:val="24"/>
          <w:szCs w:val="24"/>
        </w:rPr>
        <w:t>Gantt</w:t>
      </w:r>
      <w:r>
        <w:rPr>
          <w:color w:val="000000"/>
          <w:sz w:val="24"/>
          <w:szCs w:val="24"/>
        </w:rPr>
        <w:t xml:space="preserve"> chart for project</w:t>
      </w:r>
      <w:r>
        <w:rPr>
          <w:color w:val="000000"/>
          <w:sz w:val="24"/>
          <w:szCs w:val="24"/>
        </w:rPr>
        <w:tab/>
        <w:t>: 15</w:t>
      </w:r>
    </w:p>
    <w:p w:rsidR="0018576C" w:rsidRDefault="00504F2B">
      <w:pPr>
        <w:widowControl/>
        <w:pBdr>
          <w:top w:val="nil"/>
          <w:left w:val="nil"/>
          <w:bottom w:val="nil"/>
          <w:right w:val="nil"/>
          <w:between w:val="nil"/>
        </w:pBdr>
        <w:shd w:val="clear" w:color="auto" w:fill="FFFFFF"/>
        <w:spacing w:before="158" w:line="360" w:lineRule="auto"/>
        <w:ind w:left="-1985" w:firstLine="1985"/>
        <w:rPr>
          <w:color w:val="000000"/>
          <w:sz w:val="24"/>
          <w:szCs w:val="24"/>
        </w:rPr>
      </w:pPr>
      <w:r>
        <w:rPr>
          <w:color w:val="000000"/>
          <w:sz w:val="24"/>
          <w:szCs w:val="24"/>
        </w:rPr>
        <w:t xml:space="preserve">Fig 4.1 </w:t>
      </w:r>
      <w:proofErr w:type="gramStart"/>
      <w:r>
        <w:rPr>
          <w:color w:val="000000"/>
          <w:sz w:val="24"/>
          <w:szCs w:val="24"/>
        </w:rPr>
        <w:t>The</w:t>
      </w:r>
      <w:proofErr w:type="gramEnd"/>
      <w:r>
        <w:rPr>
          <w:color w:val="000000"/>
          <w:sz w:val="24"/>
          <w:szCs w:val="24"/>
        </w:rPr>
        <w:t xml:space="preserve"> planning step</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 29</w:t>
      </w:r>
    </w:p>
    <w:p w:rsidR="0018576C" w:rsidRDefault="00504F2B">
      <w:pPr>
        <w:tabs>
          <w:tab w:val="left" w:pos="7515"/>
          <w:tab w:val="left" w:pos="7635"/>
        </w:tabs>
        <w:spacing w:line="360" w:lineRule="auto"/>
        <w:rPr>
          <w:sz w:val="24"/>
          <w:szCs w:val="24"/>
        </w:rPr>
      </w:pPr>
      <w:r>
        <w:rPr>
          <w:sz w:val="24"/>
          <w:szCs w:val="24"/>
        </w:rPr>
        <w:t>Fig 4.2 Apex Working</w:t>
      </w:r>
      <w:r>
        <w:rPr>
          <w:sz w:val="24"/>
          <w:szCs w:val="24"/>
        </w:rPr>
        <w:tab/>
        <w:t>: 31</w:t>
      </w:r>
    </w:p>
    <w:p w:rsidR="0018576C" w:rsidRDefault="00504F2B">
      <w:pPr>
        <w:tabs>
          <w:tab w:val="left" w:pos="7515"/>
        </w:tabs>
        <w:spacing w:line="360" w:lineRule="auto"/>
        <w:rPr>
          <w:sz w:val="24"/>
          <w:szCs w:val="24"/>
        </w:rPr>
      </w:pPr>
      <w:r>
        <w:rPr>
          <w:sz w:val="24"/>
          <w:szCs w:val="24"/>
        </w:rPr>
        <w:t>Fig 4.3 Context level</w:t>
      </w:r>
      <w:r>
        <w:rPr>
          <w:sz w:val="24"/>
          <w:szCs w:val="24"/>
        </w:rPr>
        <w:tab/>
        <w:t>: 32</w:t>
      </w:r>
    </w:p>
    <w:p w:rsidR="0018576C" w:rsidRDefault="00504F2B">
      <w:pPr>
        <w:tabs>
          <w:tab w:val="left" w:pos="7515"/>
        </w:tabs>
        <w:spacing w:line="360" w:lineRule="auto"/>
        <w:rPr>
          <w:sz w:val="24"/>
          <w:szCs w:val="24"/>
        </w:rPr>
      </w:pPr>
      <w:r>
        <w:rPr>
          <w:sz w:val="24"/>
          <w:szCs w:val="24"/>
        </w:rPr>
        <w:t>Fig 4.4 DFD 1 Level</w:t>
      </w:r>
      <w:r>
        <w:rPr>
          <w:sz w:val="24"/>
          <w:szCs w:val="24"/>
        </w:rPr>
        <w:tab/>
        <w:t>: 32</w:t>
      </w:r>
    </w:p>
    <w:p w:rsidR="0018576C" w:rsidRDefault="00504F2B">
      <w:pPr>
        <w:tabs>
          <w:tab w:val="left" w:pos="7515"/>
        </w:tabs>
        <w:spacing w:line="360" w:lineRule="auto"/>
        <w:rPr>
          <w:sz w:val="24"/>
          <w:szCs w:val="24"/>
        </w:rPr>
      </w:pPr>
      <w:r>
        <w:rPr>
          <w:sz w:val="24"/>
          <w:szCs w:val="24"/>
        </w:rPr>
        <w:t xml:space="preserve">Fig 4.5 </w:t>
      </w:r>
      <w:proofErr w:type="spellStart"/>
      <w:r>
        <w:rPr>
          <w:sz w:val="24"/>
          <w:szCs w:val="24"/>
        </w:rPr>
        <w:t>Uml</w:t>
      </w:r>
      <w:proofErr w:type="spellEnd"/>
      <w:r>
        <w:rPr>
          <w:sz w:val="24"/>
          <w:szCs w:val="24"/>
        </w:rPr>
        <w:t xml:space="preserve"> use case</w:t>
      </w:r>
      <w:r>
        <w:rPr>
          <w:sz w:val="24"/>
          <w:szCs w:val="24"/>
        </w:rPr>
        <w:tab/>
        <w:t>: 33</w:t>
      </w:r>
    </w:p>
    <w:p w:rsidR="0018576C" w:rsidRDefault="00504F2B">
      <w:pPr>
        <w:tabs>
          <w:tab w:val="left" w:pos="7515"/>
        </w:tabs>
        <w:spacing w:line="360" w:lineRule="auto"/>
        <w:rPr>
          <w:sz w:val="24"/>
          <w:szCs w:val="24"/>
        </w:rPr>
      </w:pPr>
      <w:r>
        <w:rPr>
          <w:sz w:val="24"/>
          <w:szCs w:val="24"/>
        </w:rPr>
        <w:t>Fig 4.6 ER diagram of system</w:t>
      </w:r>
      <w:r>
        <w:rPr>
          <w:sz w:val="24"/>
          <w:szCs w:val="24"/>
        </w:rPr>
        <w:tab/>
        <w:t>: 34</w:t>
      </w:r>
    </w:p>
    <w:p w:rsidR="0018576C" w:rsidRDefault="00504F2B">
      <w:pPr>
        <w:pBdr>
          <w:top w:val="nil"/>
          <w:left w:val="nil"/>
          <w:bottom w:val="nil"/>
          <w:right w:val="nil"/>
          <w:between w:val="nil"/>
        </w:pBdr>
        <w:tabs>
          <w:tab w:val="left" w:pos="7515"/>
        </w:tabs>
        <w:spacing w:line="360" w:lineRule="auto"/>
        <w:ind w:right="18"/>
        <w:rPr>
          <w:color w:val="000000"/>
          <w:sz w:val="24"/>
          <w:szCs w:val="24"/>
        </w:rPr>
      </w:pPr>
      <w:r>
        <w:rPr>
          <w:color w:val="000000"/>
          <w:sz w:val="24"/>
          <w:szCs w:val="24"/>
        </w:rPr>
        <w:t>Fig 6.1 Validation Rule</w:t>
      </w:r>
      <w:r>
        <w:rPr>
          <w:color w:val="000000"/>
          <w:sz w:val="24"/>
          <w:szCs w:val="24"/>
        </w:rPr>
        <w:tab/>
        <w:t>: 34</w:t>
      </w:r>
    </w:p>
    <w:p w:rsidR="0018576C" w:rsidRDefault="00504F2B">
      <w:pPr>
        <w:pBdr>
          <w:top w:val="nil"/>
          <w:left w:val="nil"/>
          <w:bottom w:val="nil"/>
          <w:right w:val="nil"/>
          <w:between w:val="nil"/>
        </w:pBdr>
        <w:tabs>
          <w:tab w:val="left" w:pos="7515"/>
        </w:tabs>
        <w:spacing w:before="4" w:line="360" w:lineRule="auto"/>
        <w:ind w:right="18"/>
        <w:rPr>
          <w:color w:val="000000"/>
          <w:sz w:val="24"/>
          <w:szCs w:val="24"/>
        </w:rPr>
      </w:pPr>
      <w:bookmarkStart w:id="1" w:name="_heading=h.gjdgxs" w:colFirst="0" w:colLast="0"/>
      <w:bookmarkEnd w:id="1"/>
      <w:r>
        <w:rPr>
          <w:color w:val="000000"/>
          <w:sz w:val="24"/>
          <w:szCs w:val="24"/>
        </w:rPr>
        <w:t>Fig 6.2 Course Validation Rule</w:t>
      </w:r>
      <w:r>
        <w:rPr>
          <w:color w:val="000000"/>
          <w:sz w:val="24"/>
          <w:szCs w:val="24"/>
        </w:rPr>
        <w:tab/>
        <w:t>: 35</w:t>
      </w:r>
    </w:p>
    <w:p w:rsidR="0018576C" w:rsidRDefault="00504F2B">
      <w:pPr>
        <w:pBdr>
          <w:top w:val="nil"/>
          <w:left w:val="nil"/>
          <w:bottom w:val="nil"/>
          <w:right w:val="nil"/>
          <w:between w:val="nil"/>
        </w:pBdr>
        <w:tabs>
          <w:tab w:val="left" w:pos="7526"/>
        </w:tabs>
        <w:spacing w:line="360" w:lineRule="auto"/>
        <w:ind w:right="18"/>
        <w:jc w:val="both"/>
        <w:rPr>
          <w:color w:val="000000"/>
          <w:sz w:val="24"/>
          <w:szCs w:val="24"/>
        </w:rPr>
      </w:pPr>
      <w:r>
        <w:rPr>
          <w:color w:val="000000"/>
          <w:sz w:val="24"/>
          <w:szCs w:val="24"/>
        </w:rPr>
        <w:t>Fig 7.1 Showing home page</w:t>
      </w:r>
      <w:r>
        <w:rPr>
          <w:color w:val="000000"/>
          <w:sz w:val="24"/>
          <w:szCs w:val="24"/>
        </w:rPr>
        <w:tab/>
        <w:t>: 46</w:t>
      </w:r>
    </w:p>
    <w:p w:rsidR="0018576C" w:rsidRDefault="00504F2B">
      <w:pPr>
        <w:pBdr>
          <w:top w:val="nil"/>
          <w:left w:val="nil"/>
          <w:bottom w:val="nil"/>
          <w:right w:val="nil"/>
          <w:between w:val="nil"/>
        </w:pBdr>
        <w:tabs>
          <w:tab w:val="left" w:pos="7526"/>
        </w:tabs>
        <w:spacing w:line="360" w:lineRule="auto"/>
        <w:ind w:right="18" w:hanging="21"/>
        <w:jc w:val="both"/>
        <w:rPr>
          <w:color w:val="000000"/>
          <w:sz w:val="24"/>
          <w:szCs w:val="24"/>
        </w:rPr>
      </w:pPr>
      <w:r>
        <w:rPr>
          <w:color w:val="000000"/>
          <w:sz w:val="24"/>
          <w:szCs w:val="24"/>
        </w:rPr>
        <w:t xml:space="preserve"> Fig 7.2 Showing Course Object</w:t>
      </w:r>
      <w:r>
        <w:rPr>
          <w:color w:val="000000"/>
          <w:sz w:val="24"/>
          <w:szCs w:val="24"/>
        </w:rPr>
        <w:tab/>
        <w:t>: 47</w:t>
      </w:r>
    </w:p>
    <w:p w:rsidR="0018576C" w:rsidRDefault="00504F2B">
      <w:pPr>
        <w:pBdr>
          <w:top w:val="nil"/>
          <w:left w:val="nil"/>
          <w:bottom w:val="nil"/>
          <w:right w:val="nil"/>
          <w:between w:val="nil"/>
        </w:pBdr>
        <w:tabs>
          <w:tab w:val="left" w:pos="7526"/>
        </w:tabs>
        <w:spacing w:line="360" w:lineRule="auto"/>
        <w:ind w:right="18" w:hanging="21"/>
        <w:jc w:val="both"/>
        <w:rPr>
          <w:color w:val="000000"/>
          <w:sz w:val="24"/>
          <w:szCs w:val="24"/>
        </w:rPr>
      </w:pPr>
      <w:r>
        <w:rPr>
          <w:color w:val="000000"/>
          <w:sz w:val="24"/>
          <w:szCs w:val="24"/>
        </w:rPr>
        <w:t xml:space="preserve"> Fig 7.3 Validations</w:t>
      </w:r>
      <w:r>
        <w:rPr>
          <w:color w:val="000000"/>
          <w:sz w:val="24"/>
          <w:szCs w:val="24"/>
        </w:rPr>
        <w:tab/>
        <w:t>: 48</w:t>
      </w:r>
    </w:p>
    <w:p w:rsidR="0018576C" w:rsidRDefault="00504F2B">
      <w:pPr>
        <w:pBdr>
          <w:top w:val="nil"/>
          <w:left w:val="nil"/>
          <w:bottom w:val="nil"/>
          <w:right w:val="nil"/>
          <w:between w:val="nil"/>
        </w:pBdr>
        <w:tabs>
          <w:tab w:val="left" w:pos="7526"/>
        </w:tabs>
        <w:spacing w:before="3" w:line="360" w:lineRule="auto"/>
        <w:ind w:right="18"/>
        <w:rPr>
          <w:color w:val="000000"/>
          <w:sz w:val="24"/>
          <w:szCs w:val="24"/>
        </w:rPr>
      </w:pPr>
      <w:r>
        <w:rPr>
          <w:color w:val="000000"/>
          <w:sz w:val="24"/>
          <w:szCs w:val="24"/>
        </w:rPr>
        <w:t xml:space="preserve">Fig 7.4 Validations on Course Fees Object </w:t>
      </w:r>
      <w:r>
        <w:rPr>
          <w:color w:val="000000"/>
          <w:sz w:val="24"/>
          <w:szCs w:val="24"/>
        </w:rPr>
        <w:tab/>
        <w:t>: 49</w:t>
      </w:r>
    </w:p>
    <w:p w:rsidR="0018576C" w:rsidRDefault="00504F2B">
      <w:pPr>
        <w:pBdr>
          <w:top w:val="nil"/>
          <w:left w:val="nil"/>
          <w:bottom w:val="nil"/>
          <w:right w:val="nil"/>
          <w:between w:val="nil"/>
        </w:pBdr>
        <w:tabs>
          <w:tab w:val="left" w:pos="7526"/>
        </w:tabs>
        <w:spacing w:before="3" w:line="360" w:lineRule="auto"/>
        <w:ind w:right="18"/>
        <w:rPr>
          <w:color w:val="000000"/>
          <w:sz w:val="24"/>
          <w:szCs w:val="24"/>
        </w:rPr>
      </w:pPr>
      <w:r>
        <w:rPr>
          <w:color w:val="000000"/>
          <w:sz w:val="24"/>
          <w:szCs w:val="24"/>
        </w:rPr>
        <w:t>Fig 7.5 Validations on Course Fees Object</w:t>
      </w:r>
      <w:r>
        <w:rPr>
          <w:color w:val="000000"/>
          <w:sz w:val="24"/>
          <w:szCs w:val="24"/>
        </w:rPr>
        <w:tab/>
        <w:t>: 50</w:t>
      </w:r>
    </w:p>
    <w:p w:rsidR="0018576C" w:rsidRDefault="00504F2B">
      <w:pPr>
        <w:pBdr>
          <w:top w:val="nil"/>
          <w:left w:val="nil"/>
          <w:bottom w:val="nil"/>
          <w:right w:val="nil"/>
          <w:between w:val="nil"/>
        </w:pBdr>
        <w:tabs>
          <w:tab w:val="left" w:pos="7526"/>
        </w:tabs>
        <w:spacing w:before="2" w:line="276" w:lineRule="auto"/>
        <w:ind w:right="18"/>
        <w:rPr>
          <w:color w:val="000000"/>
          <w:sz w:val="24"/>
          <w:szCs w:val="24"/>
        </w:rPr>
      </w:pPr>
      <w:r>
        <w:rPr>
          <w:color w:val="000000"/>
          <w:sz w:val="24"/>
          <w:szCs w:val="24"/>
        </w:rPr>
        <w:t xml:space="preserve">Fig 7.6 </w:t>
      </w:r>
      <w:proofErr w:type="gramStart"/>
      <w:r>
        <w:rPr>
          <w:color w:val="000000"/>
          <w:sz w:val="24"/>
          <w:szCs w:val="24"/>
        </w:rPr>
        <w:t>Showing</w:t>
      </w:r>
      <w:proofErr w:type="gramEnd"/>
      <w:r>
        <w:rPr>
          <w:color w:val="000000"/>
          <w:sz w:val="24"/>
          <w:szCs w:val="24"/>
        </w:rPr>
        <w:t xml:space="preserve"> all the Fields of Enrollment Object</w:t>
      </w:r>
      <w:r>
        <w:rPr>
          <w:color w:val="000000"/>
          <w:sz w:val="24"/>
          <w:szCs w:val="24"/>
        </w:rPr>
        <w:tab/>
        <w:t>: 51</w:t>
      </w:r>
    </w:p>
    <w:p w:rsidR="0018576C" w:rsidRDefault="00504F2B">
      <w:pPr>
        <w:pBdr>
          <w:top w:val="nil"/>
          <w:left w:val="nil"/>
          <w:bottom w:val="nil"/>
          <w:right w:val="nil"/>
          <w:between w:val="nil"/>
        </w:pBdr>
        <w:spacing w:before="219" w:line="276" w:lineRule="auto"/>
        <w:ind w:right="18"/>
        <w:rPr>
          <w:color w:val="000000"/>
          <w:sz w:val="24"/>
          <w:szCs w:val="24"/>
        </w:rPr>
      </w:pPr>
      <w:r>
        <w:rPr>
          <w:color w:val="000000"/>
          <w:sz w:val="24"/>
          <w:szCs w:val="24"/>
        </w:rPr>
        <w:t xml:space="preserve">Fig 7.7 Showing Validations and Master </w:t>
      </w:r>
      <w:r>
        <w:rPr>
          <w:sz w:val="24"/>
          <w:szCs w:val="24"/>
        </w:rPr>
        <w:t>Detail</w:t>
      </w:r>
      <w:r>
        <w:rPr>
          <w:color w:val="000000"/>
          <w:sz w:val="24"/>
          <w:szCs w:val="24"/>
        </w:rPr>
        <w:t xml:space="preserve"> Relationships                                                                                         </w:t>
      </w:r>
      <w:r>
        <w:rPr>
          <w:color w:val="000000"/>
          <w:sz w:val="24"/>
          <w:szCs w:val="24"/>
        </w:rPr>
        <w:tab/>
        <w:t xml:space="preserve">                                                           </w:t>
      </w:r>
      <w:r>
        <w:rPr>
          <w:color w:val="000000"/>
          <w:sz w:val="24"/>
          <w:szCs w:val="24"/>
        </w:rPr>
        <w:tab/>
        <w:t xml:space="preserve">                                                                                            </w:t>
      </w:r>
      <w:r>
        <w:rPr>
          <w:color w:val="000000"/>
          <w:sz w:val="24"/>
          <w:szCs w:val="24"/>
        </w:rPr>
        <w:t xml:space="preserve">                                                                                        :                                             52 </w:t>
      </w:r>
    </w:p>
    <w:p w:rsidR="0018576C" w:rsidRDefault="00504F2B">
      <w:pPr>
        <w:pBdr>
          <w:top w:val="nil"/>
          <w:left w:val="nil"/>
          <w:bottom w:val="nil"/>
          <w:right w:val="nil"/>
          <w:between w:val="nil"/>
        </w:pBdr>
        <w:tabs>
          <w:tab w:val="left" w:pos="7588"/>
        </w:tabs>
        <w:spacing w:before="219" w:line="360" w:lineRule="auto"/>
        <w:ind w:right="18"/>
        <w:jc w:val="both"/>
        <w:rPr>
          <w:color w:val="000000"/>
          <w:sz w:val="24"/>
          <w:szCs w:val="24"/>
        </w:rPr>
      </w:pPr>
      <w:r>
        <w:rPr>
          <w:color w:val="000000"/>
          <w:sz w:val="24"/>
          <w:szCs w:val="24"/>
        </w:rPr>
        <w:t xml:space="preserve">Fig 7.8 </w:t>
      </w:r>
      <w:proofErr w:type="gramStart"/>
      <w:r>
        <w:rPr>
          <w:color w:val="000000"/>
          <w:sz w:val="24"/>
          <w:szCs w:val="24"/>
        </w:rPr>
        <w:t>Showing</w:t>
      </w:r>
      <w:proofErr w:type="gramEnd"/>
      <w:r>
        <w:rPr>
          <w:color w:val="000000"/>
          <w:sz w:val="24"/>
          <w:szCs w:val="24"/>
        </w:rPr>
        <w:t xml:space="preserve"> all the Fields of </w:t>
      </w:r>
      <w:r>
        <w:rPr>
          <w:sz w:val="24"/>
          <w:szCs w:val="24"/>
        </w:rPr>
        <w:t>Client/User</w:t>
      </w:r>
      <w:r>
        <w:rPr>
          <w:color w:val="000000"/>
          <w:sz w:val="24"/>
          <w:szCs w:val="24"/>
        </w:rPr>
        <w:t xml:space="preserve"> Object</w:t>
      </w:r>
      <w:r>
        <w:rPr>
          <w:color w:val="000000"/>
          <w:sz w:val="24"/>
          <w:szCs w:val="24"/>
        </w:rPr>
        <w:tab/>
        <w:t>: 53</w:t>
      </w:r>
    </w:p>
    <w:p w:rsidR="0018576C" w:rsidRDefault="00504F2B">
      <w:pPr>
        <w:pBdr>
          <w:top w:val="nil"/>
          <w:left w:val="nil"/>
          <w:bottom w:val="nil"/>
          <w:right w:val="nil"/>
          <w:between w:val="nil"/>
        </w:pBdr>
        <w:tabs>
          <w:tab w:val="left" w:pos="7588"/>
        </w:tabs>
        <w:spacing w:before="2" w:line="360" w:lineRule="auto"/>
        <w:ind w:right="18"/>
        <w:rPr>
          <w:color w:val="000000"/>
          <w:sz w:val="24"/>
          <w:szCs w:val="24"/>
        </w:rPr>
      </w:pPr>
      <w:r>
        <w:rPr>
          <w:color w:val="000000"/>
          <w:sz w:val="24"/>
          <w:szCs w:val="24"/>
        </w:rPr>
        <w:t xml:space="preserve">Fig 7.9 Showing Validations on </w:t>
      </w:r>
      <w:r>
        <w:rPr>
          <w:sz w:val="24"/>
          <w:szCs w:val="24"/>
        </w:rPr>
        <w:t>Client/User</w:t>
      </w:r>
      <w:r>
        <w:rPr>
          <w:color w:val="000000"/>
          <w:sz w:val="24"/>
          <w:szCs w:val="24"/>
        </w:rPr>
        <w:t xml:space="preserve"> Object</w:t>
      </w:r>
      <w:r>
        <w:rPr>
          <w:color w:val="000000"/>
          <w:sz w:val="24"/>
          <w:szCs w:val="24"/>
        </w:rPr>
        <w:tab/>
        <w:t>: 54</w:t>
      </w:r>
    </w:p>
    <w:p w:rsidR="0018576C" w:rsidRDefault="00504F2B">
      <w:pPr>
        <w:pBdr>
          <w:top w:val="nil"/>
          <w:left w:val="nil"/>
          <w:bottom w:val="nil"/>
          <w:right w:val="nil"/>
          <w:between w:val="nil"/>
        </w:pBdr>
        <w:tabs>
          <w:tab w:val="left" w:pos="7588"/>
        </w:tabs>
        <w:spacing w:before="219" w:line="360" w:lineRule="auto"/>
        <w:ind w:right="18"/>
        <w:rPr>
          <w:color w:val="000000"/>
          <w:sz w:val="24"/>
          <w:szCs w:val="24"/>
        </w:rPr>
      </w:pPr>
      <w:r>
        <w:rPr>
          <w:color w:val="000000"/>
          <w:sz w:val="24"/>
          <w:szCs w:val="24"/>
        </w:rPr>
        <w:t>Fig 7.10 Showing Evaluation Object</w:t>
      </w:r>
      <w:r>
        <w:rPr>
          <w:color w:val="000000"/>
          <w:sz w:val="24"/>
          <w:szCs w:val="24"/>
        </w:rPr>
        <w:tab/>
        <w:t>: 55</w:t>
      </w:r>
    </w:p>
    <w:p w:rsidR="0018576C" w:rsidRDefault="00504F2B">
      <w:pPr>
        <w:pBdr>
          <w:top w:val="nil"/>
          <w:left w:val="nil"/>
          <w:bottom w:val="nil"/>
          <w:right w:val="nil"/>
          <w:between w:val="nil"/>
        </w:pBdr>
        <w:tabs>
          <w:tab w:val="left" w:pos="7588"/>
        </w:tabs>
        <w:spacing w:before="219" w:line="360" w:lineRule="auto"/>
        <w:ind w:right="18"/>
        <w:rPr>
          <w:color w:val="000000"/>
          <w:sz w:val="24"/>
          <w:szCs w:val="24"/>
        </w:rPr>
      </w:pPr>
      <w:r>
        <w:rPr>
          <w:color w:val="000000"/>
          <w:sz w:val="24"/>
          <w:szCs w:val="24"/>
        </w:rPr>
        <w:t>Fig 7.11 Showing Mater-Detailed Relationships between Objects</w:t>
      </w:r>
      <w:r>
        <w:rPr>
          <w:color w:val="000000"/>
          <w:sz w:val="24"/>
          <w:szCs w:val="24"/>
        </w:rPr>
        <w:tab/>
        <w:t>: 56</w:t>
      </w:r>
    </w:p>
    <w:p w:rsidR="0018576C" w:rsidRDefault="00504F2B">
      <w:pPr>
        <w:tabs>
          <w:tab w:val="left" w:pos="7588"/>
        </w:tabs>
        <w:spacing w:line="360" w:lineRule="auto"/>
        <w:ind w:left="227" w:hanging="227"/>
        <w:sectPr w:rsidR="0018576C">
          <w:pgSz w:w="12240" w:h="15840"/>
          <w:pgMar w:top="1418" w:right="1418" w:bottom="1418" w:left="1985" w:header="0" w:footer="809" w:gutter="0"/>
          <w:cols w:space="720"/>
        </w:sectPr>
      </w:pPr>
      <w:r>
        <w:rPr>
          <w:sz w:val="24"/>
          <w:szCs w:val="24"/>
        </w:rPr>
        <w:t>Fig 8.1 Testing Pyramid</w:t>
      </w:r>
      <w:r>
        <w:rPr>
          <w:sz w:val="24"/>
          <w:szCs w:val="24"/>
        </w:rPr>
        <w:tab/>
        <w:t>: 57</w:t>
      </w:r>
    </w:p>
    <w:p w:rsidR="0018576C" w:rsidRDefault="00504F2B">
      <w:pPr>
        <w:pStyle w:val="Heading2"/>
        <w:spacing w:before="68" w:line="360" w:lineRule="auto"/>
        <w:ind w:left="0" w:right="18"/>
      </w:pPr>
      <w:r>
        <w:rPr>
          <w:sz w:val="32"/>
          <w:szCs w:val="32"/>
        </w:rPr>
        <w:lastRenderedPageBreak/>
        <w:t>CHAPTER</w:t>
      </w:r>
      <w:r>
        <w:t xml:space="preserve"> </w:t>
      </w:r>
      <w:r>
        <w:rPr>
          <w:sz w:val="32"/>
          <w:szCs w:val="32"/>
        </w:rPr>
        <w:t>1</w:t>
      </w:r>
    </w:p>
    <w:p w:rsidR="0018576C" w:rsidRDefault="00504F2B">
      <w:pPr>
        <w:spacing w:line="360" w:lineRule="auto"/>
        <w:ind w:right="18"/>
        <w:jc w:val="center"/>
        <w:rPr>
          <w:b/>
          <w:sz w:val="28"/>
          <w:szCs w:val="28"/>
        </w:rPr>
      </w:pPr>
      <w:r>
        <w:rPr>
          <w:b/>
          <w:sz w:val="28"/>
          <w:szCs w:val="28"/>
        </w:rPr>
        <w:t>INTRODUCTION</w:t>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11"/>
        <w:ind w:right="18"/>
        <w:rPr>
          <w:b/>
          <w:color w:val="000000"/>
          <w:sz w:val="16"/>
          <w:szCs w:val="16"/>
        </w:rPr>
      </w:pPr>
    </w:p>
    <w:p w:rsidR="0018576C" w:rsidRDefault="00504F2B">
      <w:pPr>
        <w:pStyle w:val="Heading2"/>
        <w:numPr>
          <w:ilvl w:val="1"/>
          <w:numId w:val="20"/>
        </w:numPr>
        <w:tabs>
          <w:tab w:val="left" w:pos="1120"/>
        </w:tabs>
        <w:spacing w:before="88"/>
        <w:ind w:left="0" w:right="18"/>
        <w:jc w:val="left"/>
      </w:pPr>
      <w:r>
        <w:t>Project Details:</w:t>
      </w:r>
    </w:p>
    <w:p w:rsidR="0018576C" w:rsidRDefault="0018576C">
      <w:pPr>
        <w:pBdr>
          <w:top w:val="nil"/>
          <w:left w:val="nil"/>
          <w:bottom w:val="nil"/>
          <w:right w:val="nil"/>
          <w:between w:val="nil"/>
        </w:pBdr>
        <w:spacing w:before="1"/>
        <w:ind w:right="18"/>
        <w:rPr>
          <w:b/>
          <w:color w:val="000000"/>
          <w:sz w:val="26"/>
          <w:szCs w:val="26"/>
        </w:rPr>
      </w:pPr>
    </w:p>
    <w:p w:rsidR="0018576C" w:rsidRDefault="00504F2B">
      <w:pPr>
        <w:spacing w:line="403" w:lineRule="auto"/>
        <w:ind w:right="18" w:firstLine="899"/>
        <w:jc w:val="both"/>
        <w:rPr>
          <w:sz w:val="24"/>
          <w:szCs w:val="24"/>
        </w:rPr>
      </w:pPr>
      <w:r>
        <w:rPr>
          <w:sz w:val="24"/>
          <w:szCs w:val="24"/>
        </w:rPr>
        <w:t>“</w:t>
      </w:r>
      <w:r w:rsidR="00EB6772">
        <w:rPr>
          <w:b/>
          <w:sz w:val="24"/>
          <w:szCs w:val="24"/>
        </w:rPr>
        <w:t>Salesforce-Form Assembly Integration</w:t>
      </w:r>
      <w:r>
        <w:rPr>
          <w:sz w:val="24"/>
          <w:szCs w:val="24"/>
        </w:rPr>
        <w:t>” is taking a concept from “</w:t>
      </w:r>
      <w:r>
        <w:rPr>
          <w:b/>
          <w:sz w:val="24"/>
          <w:szCs w:val="24"/>
        </w:rPr>
        <w:t>Cloud Computing</w:t>
      </w:r>
      <w:r>
        <w:rPr>
          <w:sz w:val="24"/>
          <w:szCs w:val="24"/>
        </w:rPr>
        <w:t xml:space="preserve">” and Salesforce was founded by </w:t>
      </w:r>
      <w:r>
        <w:rPr>
          <w:b/>
          <w:sz w:val="24"/>
          <w:szCs w:val="24"/>
        </w:rPr>
        <w:t xml:space="preserve">“Mark Russell </w:t>
      </w:r>
      <w:proofErr w:type="spellStart"/>
      <w:r>
        <w:rPr>
          <w:b/>
          <w:sz w:val="24"/>
          <w:szCs w:val="24"/>
        </w:rPr>
        <w:t>Benioff</w:t>
      </w:r>
      <w:proofErr w:type="spellEnd"/>
      <w:r>
        <w:rPr>
          <w:b/>
          <w:sz w:val="24"/>
          <w:szCs w:val="24"/>
        </w:rPr>
        <w:t>”</w:t>
      </w:r>
      <w:r>
        <w:rPr>
          <w:sz w:val="24"/>
          <w:szCs w:val="24"/>
        </w:rPr>
        <w:t>.</w:t>
      </w:r>
    </w:p>
    <w:p w:rsidR="0018576C" w:rsidRDefault="00504F2B">
      <w:pPr>
        <w:pBdr>
          <w:top w:val="nil"/>
          <w:left w:val="nil"/>
          <w:bottom w:val="nil"/>
          <w:right w:val="nil"/>
          <w:between w:val="nil"/>
        </w:pBdr>
        <w:spacing w:before="168" w:line="379" w:lineRule="auto"/>
        <w:ind w:right="18" w:firstLine="1080"/>
        <w:jc w:val="both"/>
        <w:rPr>
          <w:color w:val="000000"/>
          <w:sz w:val="24"/>
          <w:szCs w:val="24"/>
        </w:rPr>
      </w:pPr>
      <w:r>
        <w:rPr>
          <w:color w:val="000000"/>
          <w:sz w:val="24"/>
          <w:szCs w:val="24"/>
        </w:rPr>
        <w:t xml:space="preserve">As the </w:t>
      </w:r>
      <w:r>
        <w:rPr>
          <w:sz w:val="24"/>
          <w:szCs w:val="24"/>
        </w:rPr>
        <w:t>Salesforce cloud</w:t>
      </w:r>
      <w:r>
        <w:rPr>
          <w:color w:val="000000"/>
          <w:sz w:val="24"/>
          <w:szCs w:val="24"/>
        </w:rPr>
        <w:t xml:space="preserve"> computing Application consists of a large, waist-level cabinet </w:t>
      </w:r>
      <w:r>
        <w:rPr>
          <w:sz w:val="24"/>
          <w:szCs w:val="24"/>
        </w:rPr>
        <w:t>with a number</w:t>
      </w:r>
      <w:r>
        <w:rPr>
          <w:color w:val="000000"/>
          <w:sz w:val="24"/>
          <w:szCs w:val="24"/>
        </w:rPr>
        <w:t xml:space="preserve"> of clouds in it. Each cloud contains different objects through which we can access t</w:t>
      </w:r>
      <w:r>
        <w:rPr>
          <w:color w:val="000000"/>
          <w:sz w:val="24"/>
          <w:szCs w:val="24"/>
        </w:rPr>
        <w:t xml:space="preserve">he data. Once the application </w:t>
      </w:r>
      <w:r>
        <w:rPr>
          <w:sz w:val="24"/>
          <w:szCs w:val="24"/>
        </w:rPr>
        <w:t>starts</w:t>
      </w:r>
      <w:r>
        <w:rPr>
          <w:color w:val="000000"/>
          <w:sz w:val="24"/>
          <w:szCs w:val="24"/>
        </w:rPr>
        <w:t xml:space="preserve">, we can enter the particular amount of data which we need to put in the application for sure, the individual can directly add the data to the particular objects and fields thereby adding the student’s data. This </w:t>
      </w:r>
      <w:r>
        <w:rPr>
          <w:sz w:val="24"/>
          <w:szCs w:val="24"/>
        </w:rPr>
        <w:t>does no</w:t>
      </w:r>
      <w:r>
        <w:rPr>
          <w:sz w:val="24"/>
          <w:szCs w:val="24"/>
        </w:rPr>
        <w:t>t</w:t>
      </w:r>
      <w:r>
        <w:rPr>
          <w:color w:val="000000"/>
          <w:sz w:val="24"/>
          <w:szCs w:val="24"/>
        </w:rPr>
        <w:t xml:space="preserve"> require much </w:t>
      </w:r>
      <w:r>
        <w:rPr>
          <w:sz w:val="24"/>
          <w:szCs w:val="24"/>
        </w:rPr>
        <w:t>time, only</w:t>
      </w:r>
      <w:r>
        <w:rPr>
          <w:color w:val="000000"/>
          <w:sz w:val="24"/>
          <w:szCs w:val="24"/>
        </w:rPr>
        <w:t xml:space="preserve"> we have to </w:t>
      </w:r>
      <w:r>
        <w:rPr>
          <w:sz w:val="24"/>
          <w:szCs w:val="24"/>
        </w:rPr>
        <w:t>fill</w:t>
      </w:r>
      <w:r>
        <w:rPr>
          <w:color w:val="000000"/>
          <w:sz w:val="24"/>
          <w:szCs w:val="24"/>
        </w:rPr>
        <w:t xml:space="preserve"> and enter all the data related </w:t>
      </w:r>
      <w:r>
        <w:rPr>
          <w:sz w:val="24"/>
          <w:szCs w:val="24"/>
        </w:rPr>
        <w:t>to a particular</w:t>
      </w:r>
      <w:r>
        <w:rPr>
          <w:color w:val="000000"/>
          <w:sz w:val="24"/>
          <w:szCs w:val="24"/>
        </w:rPr>
        <w:t xml:space="preserve"> </w:t>
      </w:r>
      <w:r>
        <w:rPr>
          <w:sz w:val="24"/>
          <w:szCs w:val="24"/>
        </w:rPr>
        <w:t>client</w:t>
      </w:r>
      <w:r>
        <w:rPr>
          <w:color w:val="000000"/>
          <w:sz w:val="24"/>
          <w:szCs w:val="24"/>
        </w:rPr>
        <w:t>.</w:t>
      </w:r>
    </w:p>
    <w:p w:rsidR="0018576C" w:rsidRDefault="00504F2B">
      <w:pPr>
        <w:pBdr>
          <w:top w:val="nil"/>
          <w:left w:val="nil"/>
          <w:bottom w:val="nil"/>
          <w:right w:val="nil"/>
          <w:between w:val="nil"/>
        </w:pBdr>
        <w:spacing w:before="190" w:line="379" w:lineRule="auto"/>
        <w:ind w:right="18" w:firstLine="1080"/>
        <w:jc w:val="both"/>
        <w:rPr>
          <w:color w:val="000000"/>
          <w:sz w:val="24"/>
          <w:szCs w:val="24"/>
        </w:rPr>
      </w:pPr>
      <w:r>
        <w:rPr>
          <w:color w:val="000000"/>
          <w:sz w:val="24"/>
          <w:szCs w:val="24"/>
        </w:rPr>
        <w:t xml:space="preserve">This application will be developed for PC’s, we can access it from anywhere and even from the phone easily using the </w:t>
      </w:r>
      <w:proofErr w:type="spellStart"/>
      <w:r>
        <w:rPr>
          <w:color w:val="000000"/>
          <w:sz w:val="24"/>
          <w:szCs w:val="24"/>
        </w:rPr>
        <w:t>salesforce</w:t>
      </w:r>
      <w:proofErr w:type="spellEnd"/>
      <w:r>
        <w:rPr>
          <w:color w:val="000000"/>
          <w:sz w:val="24"/>
          <w:szCs w:val="24"/>
        </w:rPr>
        <w:t xml:space="preserve"> application.</w:t>
      </w:r>
    </w:p>
    <w:p w:rsidR="0018576C" w:rsidRDefault="00504F2B">
      <w:pPr>
        <w:pStyle w:val="Heading2"/>
        <w:numPr>
          <w:ilvl w:val="1"/>
          <w:numId w:val="20"/>
        </w:numPr>
        <w:tabs>
          <w:tab w:val="left" w:pos="940"/>
        </w:tabs>
        <w:spacing w:before="201"/>
        <w:ind w:left="0" w:right="18"/>
        <w:jc w:val="both"/>
      </w:pPr>
      <w:r>
        <w:t>Purpose:</w:t>
      </w:r>
    </w:p>
    <w:p w:rsidR="0018576C" w:rsidRDefault="0018576C">
      <w:pPr>
        <w:pBdr>
          <w:top w:val="nil"/>
          <w:left w:val="nil"/>
          <w:bottom w:val="nil"/>
          <w:right w:val="nil"/>
          <w:between w:val="nil"/>
        </w:pBdr>
        <w:spacing w:before="10"/>
        <w:ind w:right="18"/>
        <w:rPr>
          <w:b/>
          <w:color w:val="000000"/>
          <w:sz w:val="33"/>
          <w:szCs w:val="33"/>
        </w:rPr>
      </w:pPr>
    </w:p>
    <w:p w:rsidR="0018576C" w:rsidRDefault="00504F2B">
      <w:pPr>
        <w:pBdr>
          <w:top w:val="nil"/>
          <w:left w:val="nil"/>
          <w:bottom w:val="nil"/>
          <w:right w:val="nil"/>
          <w:between w:val="nil"/>
        </w:pBdr>
        <w:spacing w:line="372" w:lineRule="auto"/>
        <w:ind w:right="18" w:firstLine="1125"/>
        <w:jc w:val="both"/>
        <w:rPr>
          <w:color w:val="000000"/>
          <w:sz w:val="24"/>
          <w:szCs w:val="24"/>
        </w:rPr>
      </w:pPr>
      <w:r>
        <w:rPr>
          <w:color w:val="000000"/>
          <w:sz w:val="24"/>
          <w:szCs w:val="24"/>
        </w:rPr>
        <w:t xml:space="preserve">Salesforce provides you with the fastest path from Idea to </w:t>
      </w:r>
      <w:r>
        <w:rPr>
          <w:sz w:val="24"/>
          <w:szCs w:val="24"/>
        </w:rPr>
        <w:t>build</w:t>
      </w:r>
      <w:r>
        <w:rPr>
          <w:color w:val="000000"/>
          <w:sz w:val="24"/>
          <w:szCs w:val="24"/>
        </w:rPr>
        <w:t xml:space="preserve"> </w:t>
      </w:r>
      <w:r>
        <w:rPr>
          <w:sz w:val="24"/>
          <w:szCs w:val="24"/>
        </w:rPr>
        <w:t>an App</w:t>
      </w:r>
      <w:r>
        <w:rPr>
          <w:color w:val="000000"/>
          <w:sz w:val="24"/>
          <w:szCs w:val="24"/>
        </w:rPr>
        <w:t>. You can concentrate on building your app using Salesforce tools, rather than building the infrastructure and tools yourself. This can save you years of time and millions of dollars.</w:t>
      </w:r>
    </w:p>
    <w:p w:rsidR="0018576C" w:rsidRDefault="00504F2B">
      <w:pPr>
        <w:pBdr>
          <w:top w:val="nil"/>
          <w:left w:val="nil"/>
          <w:bottom w:val="nil"/>
          <w:right w:val="nil"/>
          <w:between w:val="nil"/>
        </w:pBdr>
        <w:spacing w:before="217"/>
        <w:ind w:right="18"/>
        <w:jc w:val="center"/>
        <w:rPr>
          <w:color w:val="000000"/>
          <w:sz w:val="24"/>
          <w:szCs w:val="24"/>
        </w:rPr>
      </w:pPr>
      <w:r>
        <w:rPr>
          <w:color w:val="000000"/>
          <w:sz w:val="24"/>
          <w:szCs w:val="24"/>
        </w:rPr>
        <w:t>S</w:t>
      </w:r>
      <w:r>
        <w:rPr>
          <w:color w:val="000000"/>
          <w:sz w:val="24"/>
          <w:szCs w:val="24"/>
        </w:rPr>
        <w:t>alesforce customers generally say that it’s unique for three major reasons:</w:t>
      </w:r>
    </w:p>
    <w:p w:rsidR="0018576C" w:rsidRDefault="0018576C">
      <w:pPr>
        <w:pBdr>
          <w:top w:val="nil"/>
          <w:left w:val="nil"/>
          <w:bottom w:val="nil"/>
          <w:right w:val="nil"/>
          <w:between w:val="nil"/>
        </w:pBdr>
        <w:spacing w:before="9"/>
        <w:ind w:right="18"/>
        <w:rPr>
          <w:color w:val="000000"/>
          <w:sz w:val="30"/>
          <w:szCs w:val="30"/>
        </w:rPr>
      </w:pPr>
    </w:p>
    <w:p w:rsidR="0018576C" w:rsidRDefault="00504F2B">
      <w:pPr>
        <w:pBdr>
          <w:top w:val="nil"/>
          <w:left w:val="nil"/>
          <w:bottom w:val="nil"/>
          <w:right w:val="nil"/>
          <w:between w:val="nil"/>
        </w:pBdr>
        <w:spacing w:line="364" w:lineRule="auto"/>
        <w:ind w:right="18"/>
        <w:rPr>
          <w:color w:val="000000"/>
          <w:sz w:val="24"/>
          <w:szCs w:val="24"/>
        </w:rPr>
      </w:pPr>
      <w:r>
        <w:rPr>
          <w:b/>
          <w:color w:val="000000"/>
          <w:sz w:val="24"/>
          <w:szCs w:val="24"/>
        </w:rPr>
        <w:t xml:space="preserve">Fast </w:t>
      </w:r>
      <w:r>
        <w:rPr>
          <w:color w:val="000000"/>
          <w:sz w:val="24"/>
          <w:szCs w:val="24"/>
        </w:rPr>
        <w:t>– Traditional CRM software can take more than a year to deploy, compare that to months or even weeks with Salesforce.</w:t>
      </w:r>
    </w:p>
    <w:p w:rsidR="0018576C" w:rsidRDefault="00504F2B">
      <w:pPr>
        <w:pBdr>
          <w:top w:val="nil"/>
          <w:left w:val="nil"/>
          <w:bottom w:val="nil"/>
          <w:right w:val="nil"/>
          <w:between w:val="nil"/>
        </w:pBdr>
        <w:spacing w:before="226" w:line="364" w:lineRule="auto"/>
        <w:ind w:right="18"/>
        <w:rPr>
          <w:color w:val="000000"/>
          <w:sz w:val="24"/>
          <w:szCs w:val="24"/>
        </w:rPr>
      </w:pPr>
      <w:r>
        <w:rPr>
          <w:b/>
          <w:color w:val="000000"/>
          <w:sz w:val="24"/>
          <w:szCs w:val="24"/>
        </w:rPr>
        <w:t xml:space="preserve">Easy </w:t>
      </w:r>
      <w:r>
        <w:rPr>
          <w:color w:val="000000"/>
          <w:sz w:val="24"/>
          <w:szCs w:val="24"/>
        </w:rPr>
        <w:t xml:space="preserve">– Salesforce wins in the easy to use category hands down. You can spend more time putting it to use and less time figuring it out </w:t>
      </w:r>
    </w:p>
    <w:p w:rsidR="0018576C" w:rsidRDefault="00504F2B">
      <w:pPr>
        <w:pBdr>
          <w:top w:val="nil"/>
          <w:left w:val="nil"/>
          <w:bottom w:val="nil"/>
          <w:right w:val="nil"/>
          <w:between w:val="nil"/>
        </w:pBdr>
        <w:spacing w:before="226" w:line="364" w:lineRule="auto"/>
        <w:ind w:right="18"/>
        <w:rPr>
          <w:color w:val="000000"/>
          <w:sz w:val="24"/>
          <w:szCs w:val="24"/>
        </w:rPr>
      </w:pPr>
      <w:r>
        <w:rPr>
          <w:b/>
          <w:color w:val="000000"/>
          <w:sz w:val="24"/>
          <w:szCs w:val="24"/>
        </w:rPr>
        <w:lastRenderedPageBreak/>
        <w:t xml:space="preserve">Effective </w:t>
      </w:r>
      <w:r>
        <w:rPr>
          <w:color w:val="000000"/>
          <w:sz w:val="24"/>
          <w:szCs w:val="24"/>
        </w:rPr>
        <w:t>– Because it is easy to use and can be customized to meet business needs, customers find Salesforce very effective.</w:t>
      </w:r>
    </w:p>
    <w:p w:rsidR="0018576C" w:rsidRDefault="00504F2B">
      <w:pPr>
        <w:pBdr>
          <w:top w:val="nil"/>
          <w:left w:val="nil"/>
          <w:bottom w:val="nil"/>
          <w:right w:val="nil"/>
          <w:between w:val="nil"/>
        </w:pBdr>
        <w:spacing w:before="226" w:line="372" w:lineRule="auto"/>
        <w:ind w:right="18" w:firstLine="1335"/>
        <w:jc w:val="both"/>
        <w:rPr>
          <w:color w:val="000000"/>
          <w:sz w:val="24"/>
          <w:szCs w:val="24"/>
        </w:rPr>
      </w:pPr>
      <w:r>
        <w:rPr>
          <w:color w:val="000000"/>
          <w:sz w:val="24"/>
          <w:szCs w:val="24"/>
        </w:rPr>
        <w:t>Salesforce is in the cloud, so your team can use it from anywhere with access to the internet. If you are a business that is rapidly changing or you are a seasoned company that’s been around for years, your business is probably changing too. Salesforce is</w:t>
      </w:r>
      <w:r>
        <w:rPr>
          <w:color w:val="000000"/>
          <w:sz w:val="24"/>
          <w:szCs w:val="24"/>
        </w:rPr>
        <w:t xml:space="preserve"> completely scalable to your growth.</w:t>
      </w:r>
    </w:p>
    <w:p w:rsidR="0018576C" w:rsidRDefault="00504F2B">
      <w:pPr>
        <w:pBdr>
          <w:top w:val="nil"/>
          <w:left w:val="nil"/>
          <w:bottom w:val="nil"/>
          <w:right w:val="nil"/>
          <w:between w:val="nil"/>
        </w:pBdr>
        <w:spacing w:before="216" w:line="374" w:lineRule="auto"/>
        <w:ind w:right="18" w:firstLine="1350"/>
        <w:jc w:val="both"/>
        <w:rPr>
          <w:color w:val="000000"/>
          <w:sz w:val="24"/>
          <w:szCs w:val="24"/>
        </w:rPr>
      </w:pPr>
      <w:r>
        <w:rPr>
          <w:color w:val="000000"/>
          <w:sz w:val="24"/>
          <w:szCs w:val="24"/>
        </w:rPr>
        <w:t>Salesforce seamlessly integrates with 3rd party apps. If you want to integrate Salesforce with Gmail you can do it, if you want to integrate it with your accounting software you can do that too. On the other hand, integration is tough with other CRMs. Sale</w:t>
      </w:r>
      <w:r>
        <w:rPr>
          <w:color w:val="000000"/>
          <w:sz w:val="24"/>
          <w:szCs w:val="24"/>
        </w:rPr>
        <w:t>sforce is affordable, especially if you consider its vast variety of capabilities. Even startups and small businesses can use Salesforce.</w:t>
      </w:r>
    </w:p>
    <w:p w:rsidR="0018576C" w:rsidRDefault="00504F2B">
      <w:pPr>
        <w:numPr>
          <w:ilvl w:val="1"/>
          <w:numId w:val="20"/>
        </w:numPr>
        <w:pBdr>
          <w:top w:val="nil"/>
          <w:left w:val="nil"/>
          <w:bottom w:val="nil"/>
          <w:right w:val="nil"/>
          <w:between w:val="nil"/>
        </w:pBdr>
        <w:spacing w:before="216" w:line="374" w:lineRule="auto"/>
        <w:ind w:left="426" w:right="18" w:hanging="710"/>
        <w:jc w:val="both"/>
        <w:rPr>
          <w:b/>
          <w:color w:val="000000"/>
          <w:sz w:val="28"/>
          <w:szCs w:val="28"/>
        </w:rPr>
      </w:pPr>
      <w:r>
        <w:rPr>
          <w:b/>
          <w:color w:val="000000"/>
          <w:sz w:val="28"/>
          <w:szCs w:val="28"/>
        </w:rPr>
        <w:t>Identification of Need :</w:t>
      </w:r>
    </w:p>
    <w:p w:rsidR="0018576C" w:rsidRDefault="00504F2B">
      <w:pPr>
        <w:shd w:val="clear" w:color="auto" w:fill="FFFFFF"/>
        <w:spacing w:line="360" w:lineRule="auto"/>
        <w:jc w:val="both"/>
        <w:rPr>
          <w:sz w:val="24"/>
          <w:szCs w:val="24"/>
        </w:rPr>
      </w:pPr>
      <w:r>
        <w:rPr>
          <w:sz w:val="24"/>
          <w:szCs w:val="24"/>
        </w:rPr>
        <w:t>Users</w:t>
      </w:r>
      <w:r>
        <w:rPr>
          <w:sz w:val="24"/>
          <w:szCs w:val="24"/>
        </w:rPr>
        <w:t xml:space="preserve"> need identification and analysis are concerned with what the user needs rather than what he/she wants. Not until the problem has been identified, defined, and evaluated should the analyst think about solutions and whether the problem is worth working. Thi</w:t>
      </w:r>
      <w:r>
        <w:rPr>
          <w:sz w:val="24"/>
          <w:szCs w:val="24"/>
        </w:rPr>
        <w:t>s step intended to help the user and analyst understand the real problem rather than its symptoms. The user or the analyst may identify the need for a candidate system or for enhancement in the existing system.</w:t>
      </w:r>
    </w:p>
    <w:p w:rsidR="0018576C" w:rsidRDefault="00504F2B">
      <w:pPr>
        <w:shd w:val="clear" w:color="auto" w:fill="FFFFFF"/>
        <w:spacing w:line="360" w:lineRule="auto"/>
        <w:jc w:val="both"/>
        <w:rPr>
          <w:sz w:val="24"/>
          <w:szCs w:val="24"/>
        </w:rPr>
      </w:pPr>
      <w:r>
        <w:rPr>
          <w:sz w:val="24"/>
          <w:szCs w:val="24"/>
        </w:rPr>
        <w:t xml:space="preserve"> An analyst is responsible for performing fol</w:t>
      </w:r>
      <w:r>
        <w:rPr>
          <w:sz w:val="24"/>
          <w:szCs w:val="24"/>
        </w:rPr>
        <w:t>lowing tasks:</w:t>
      </w:r>
    </w:p>
    <w:p w:rsidR="0018576C" w:rsidRDefault="0018576C">
      <w:pPr>
        <w:shd w:val="clear" w:color="auto" w:fill="FFFFFF"/>
        <w:spacing w:line="360" w:lineRule="auto"/>
        <w:jc w:val="both"/>
        <w:rPr>
          <w:sz w:val="24"/>
          <w:szCs w:val="24"/>
        </w:rPr>
      </w:pPr>
    </w:p>
    <w:p w:rsidR="0018576C" w:rsidRDefault="00504F2B">
      <w:pPr>
        <w:widowControl/>
        <w:numPr>
          <w:ilvl w:val="0"/>
          <w:numId w:val="42"/>
        </w:numPr>
        <w:shd w:val="clear" w:color="auto" w:fill="FFFFFF"/>
        <w:spacing w:line="360" w:lineRule="auto"/>
        <w:jc w:val="both"/>
        <w:rPr>
          <w:sz w:val="24"/>
          <w:szCs w:val="24"/>
        </w:rPr>
      </w:pPr>
      <w:r>
        <w:rPr>
          <w:sz w:val="24"/>
          <w:szCs w:val="24"/>
        </w:rPr>
        <w:t>Studied strength and weakness of the current system.</w:t>
      </w:r>
    </w:p>
    <w:p w:rsidR="0018576C" w:rsidRDefault="0018576C">
      <w:pPr>
        <w:shd w:val="clear" w:color="auto" w:fill="FFFFFF"/>
        <w:spacing w:line="360" w:lineRule="auto"/>
        <w:jc w:val="both"/>
        <w:rPr>
          <w:sz w:val="24"/>
          <w:szCs w:val="24"/>
        </w:rPr>
      </w:pPr>
    </w:p>
    <w:p w:rsidR="0018576C" w:rsidRDefault="00504F2B">
      <w:pPr>
        <w:widowControl/>
        <w:numPr>
          <w:ilvl w:val="0"/>
          <w:numId w:val="42"/>
        </w:numPr>
        <w:shd w:val="clear" w:color="auto" w:fill="FFFFFF"/>
        <w:spacing w:line="360" w:lineRule="auto"/>
        <w:jc w:val="both"/>
        <w:rPr>
          <w:sz w:val="24"/>
          <w:szCs w:val="24"/>
        </w:rPr>
      </w:pPr>
      <w:r>
        <w:rPr>
          <w:sz w:val="24"/>
          <w:szCs w:val="24"/>
        </w:rPr>
        <w:t>Determining “what” must be done to solve the problem.</w:t>
      </w:r>
    </w:p>
    <w:p w:rsidR="0018576C" w:rsidRDefault="0018576C">
      <w:pPr>
        <w:shd w:val="clear" w:color="auto" w:fill="FFFFFF"/>
        <w:spacing w:line="360" w:lineRule="auto"/>
        <w:jc w:val="both"/>
        <w:rPr>
          <w:sz w:val="24"/>
          <w:szCs w:val="24"/>
        </w:rPr>
      </w:pPr>
    </w:p>
    <w:p w:rsidR="0018576C" w:rsidRDefault="00504F2B">
      <w:pPr>
        <w:widowControl/>
        <w:numPr>
          <w:ilvl w:val="0"/>
          <w:numId w:val="42"/>
        </w:numPr>
        <w:shd w:val="clear" w:color="auto" w:fill="FFFFFF"/>
        <w:spacing w:line="360" w:lineRule="auto"/>
        <w:jc w:val="both"/>
        <w:rPr>
          <w:sz w:val="24"/>
          <w:szCs w:val="24"/>
        </w:rPr>
      </w:pPr>
      <w:r>
        <w:rPr>
          <w:sz w:val="24"/>
          <w:szCs w:val="24"/>
        </w:rPr>
        <w:t>Prepared a functional specifications document.</w:t>
      </w:r>
    </w:p>
    <w:p w:rsidR="0018576C" w:rsidRDefault="00504F2B">
      <w:pPr>
        <w:pBdr>
          <w:top w:val="nil"/>
          <w:left w:val="nil"/>
          <w:bottom w:val="nil"/>
          <w:right w:val="nil"/>
          <w:between w:val="nil"/>
        </w:pBdr>
        <w:spacing w:before="216" w:line="360" w:lineRule="auto"/>
        <w:ind w:right="18"/>
        <w:jc w:val="both"/>
        <w:rPr>
          <w:color w:val="000000"/>
          <w:sz w:val="24"/>
          <w:szCs w:val="24"/>
        </w:rPr>
      </w:pPr>
      <w:r>
        <w:rPr>
          <w:color w:val="000000"/>
          <w:sz w:val="24"/>
          <w:szCs w:val="24"/>
        </w:rPr>
        <w:t xml:space="preserve">These modules are developed with the aim of reducing time, reducing manpower so that everything can be easily maintained and. The volume of work and complexity are increasing year by year. This system reduces complexity and time. Also provide availability </w:t>
      </w:r>
      <w:r>
        <w:rPr>
          <w:color w:val="000000"/>
          <w:sz w:val="24"/>
          <w:szCs w:val="24"/>
        </w:rPr>
        <w:t>24*7.</w:t>
      </w:r>
    </w:p>
    <w:p w:rsidR="0018576C" w:rsidRDefault="0018576C">
      <w:pPr>
        <w:pBdr>
          <w:top w:val="nil"/>
          <w:left w:val="nil"/>
          <w:bottom w:val="nil"/>
          <w:right w:val="nil"/>
          <w:between w:val="nil"/>
        </w:pBdr>
        <w:spacing w:before="216" w:line="360" w:lineRule="auto"/>
        <w:ind w:left="426" w:right="18"/>
        <w:jc w:val="both"/>
        <w:rPr>
          <w:color w:val="000000"/>
          <w:sz w:val="24"/>
          <w:szCs w:val="24"/>
        </w:rPr>
      </w:pPr>
    </w:p>
    <w:p w:rsidR="0018576C" w:rsidRDefault="00504F2B">
      <w:pPr>
        <w:shd w:val="clear" w:color="auto" w:fill="FFFFFF"/>
        <w:spacing w:line="276" w:lineRule="auto"/>
        <w:jc w:val="both"/>
        <w:rPr>
          <w:b/>
          <w:sz w:val="24"/>
          <w:szCs w:val="24"/>
        </w:rPr>
      </w:pPr>
      <w:r>
        <w:rPr>
          <w:b/>
          <w:sz w:val="28"/>
          <w:szCs w:val="28"/>
        </w:rPr>
        <w:t>1.4</w:t>
      </w:r>
      <w:r>
        <w:rPr>
          <w:b/>
          <w:sz w:val="24"/>
          <w:szCs w:val="24"/>
        </w:rPr>
        <w:t xml:space="preserve">   </w:t>
      </w:r>
      <w:r>
        <w:rPr>
          <w:b/>
          <w:sz w:val="28"/>
          <w:szCs w:val="28"/>
        </w:rPr>
        <w:t>Problem Statement</w:t>
      </w:r>
    </w:p>
    <w:p w:rsidR="0018576C" w:rsidRDefault="0018576C">
      <w:pPr>
        <w:shd w:val="clear" w:color="auto" w:fill="FFFFFF"/>
        <w:spacing w:line="360" w:lineRule="auto"/>
        <w:jc w:val="both"/>
        <w:rPr>
          <w:sz w:val="24"/>
          <w:szCs w:val="24"/>
        </w:rPr>
      </w:pPr>
    </w:p>
    <w:p w:rsidR="0018576C" w:rsidRDefault="00504F2B">
      <w:pPr>
        <w:shd w:val="clear" w:color="auto" w:fill="FFFFFF"/>
        <w:spacing w:line="360" w:lineRule="auto"/>
        <w:jc w:val="both"/>
        <w:rPr>
          <w:sz w:val="24"/>
          <w:szCs w:val="24"/>
        </w:rPr>
      </w:pPr>
      <w:r>
        <w:rPr>
          <w:sz w:val="24"/>
          <w:szCs w:val="24"/>
        </w:rPr>
        <w:t>In the existing system all the work is done manually. This is a chance of committing errors and it will take more time to perform or checkout any information. There are so many limitations in the existing system. So the exis</w:t>
      </w:r>
      <w:r>
        <w:rPr>
          <w:sz w:val="24"/>
          <w:szCs w:val="24"/>
        </w:rPr>
        <w:t>ting system should be atomized. If the system is carried over manually, for everything it takes more time. So it is difficult to make immediate decisions.</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 xml:space="preserve">In the traditional system, if you wish to analyze any record you have to turn pages many </w:t>
      </w:r>
      <w:r>
        <w:rPr>
          <w:sz w:val="24"/>
          <w:szCs w:val="24"/>
        </w:rPr>
        <w:t>times</w:t>
      </w:r>
      <w:r>
        <w:rPr>
          <w:color w:val="000000"/>
          <w:sz w:val="24"/>
          <w:szCs w:val="24"/>
        </w:rPr>
        <w:t>.</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Existing systems are time consuming as it requires too much planning and so much human involvement.</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As it involves much human involvement, the cost of the system automatically gets increased.</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Existing systems require paper use, which isn’t good for the env</w:t>
      </w:r>
      <w:r>
        <w:rPr>
          <w:color w:val="000000"/>
          <w:sz w:val="24"/>
          <w:szCs w:val="24"/>
        </w:rPr>
        <w:t>ironment.</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With too much human involvement, there are high chances of risk as well.</w:t>
      </w:r>
    </w:p>
    <w:p w:rsidR="0018576C" w:rsidRDefault="00504F2B">
      <w:pPr>
        <w:widowControl/>
        <w:numPr>
          <w:ilvl w:val="0"/>
          <w:numId w:val="28"/>
        </w:numPr>
        <w:pBdr>
          <w:top w:val="nil"/>
          <w:left w:val="nil"/>
          <w:bottom w:val="nil"/>
          <w:right w:val="nil"/>
          <w:between w:val="nil"/>
        </w:pBdr>
        <w:spacing w:line="360" w:lineRule="auto"/>
        <w:jc w:val="both"/>
        <w:rPr>
          <w:color w:val="000000"/>
          <w:sz w:val="24"/>
          <w:szCs w:val="24"/>
        </w:rPr>
      </w:pPr>
      <w:r>
        <w:rPr>
          <w:color w:val="000000"/>
          <w:sz w:val="24"/>
          <w:szCs w:val="24"/>
        </w:rPr>
        <w:t xml:space="preserve">There is too </w:t>
      </w:r>
      <w:r>
        <w:rPr>
          <w:sz w:val="24"/>
          <w:szCs w:val="24"/>
        </w:rPr>
        <w:t>much paperwork</w:t>
      </w:r>
      <w:r>
        <w:rPr>
          <w:color w:val="000000"/>
          <w:sz w:val="24"/>
          <w:szCs w:val="24"/>
        </w:rPr>
        <w:t xml:space="preserve"> too, which makes the tasks in the existing </w:t>
      </w:r>
      <w:r>
        <w:rPr>
          <w:sz w:val="24"/>
          <w:szCs w:val="24"/>
        </w:rPr>
        <w:t>system very</w:t>
      </w:r>
      <w:r>
        <w:rPr>
          <w:color w:val="000000"/>
          <w:sz w:val="24"/>
          <w:szCs w:val="24"/>
        </w:rPr>
        <w:t xml:space="preserve"> tedious.</w:t>
      </w:r>
    </w:p>
    <w:p w:rsidR="0018576C" w:rsidRDefault="0018576C">
      <w:pPr>
        <w:widowControl/>
        <w:pBdr>
          <w:top w:val="nil"/>
          <w:left w:val="nil"/>
          <w:bottom w:val="nil"/>
          <w:right w:val="nil"/>
          <w:between w:val="nil"/>
        </w:pBdr>
        <w:spacing w:line="360" w:lineRule="auto"/>
        <w:ind w:left="720"/>
        <w:jc w:val="both"/>
        <w:rPr>
          <w:color w:val="000000"/>
          <w:sz w:val="24"/>
          <w:szCs w:val="24"/>
        </w:rPr>
      </w:pPr>
    </w:p>
    <w:p w:rsidR="0018576C" w:rsidRDefault="00504F2B">
      <w:pPr>
        <w:widowControl/>
        <w:numPr>
          <w:ilvl w:val="1"/>
          <w:numId w:val="30"/>
        </w:numPr>
        <w:pBdr>
          <w:top w:val="nil"/>
          <w:left w:val="nil"/>
          <w:bottom w:val="nil"/>
          <w:right w:val="nil"/>
          <w:between w:val="nil"/>
        </w:pBdr>
        <w:tabs>
          <w:tab w:val="left" w:pos="0"/>
        </w:tabs>
        <w:spacing w:line="276" w:lineRule="auto"/>
        <w:jc w:val="both"/>
        <w:rPr>
          <w:b/>
          <w:color w:val="000000"/>
          <w:sz w:val="28"/>
          <w:szCs w:val="28"/>
        </w:rPr>
      </w:pPr>
      <w:r>
        <w:rPr>
          <w:b/>
          <w:color w:val="000000"/>
          <w:sz w:val="28"/>
          <w:szCs w:val="28"/>
        </w:rPr>
        <w:t xml:space="preserve"> Hardware / Software used in  Project</w:t>
      </w:r>
    </w:p>
    <w:p w:rsidR="0018576C" w:rsidRDefault="0018576C">
      <w:pPr>
        <w:pBdr>
          <w:top w:val="nil"/>
          <w:left w:val="nil"/>
          <w:bottom w:val="nil"/>
          <w:right w:val="nil"/>
          <w:between w:val="nil"/>
        </w:pBdr>
        <w:tabs>
          <w:tab w:val="left" w:pos="0"/>
        </w:tabs>
        <w:spacing w:before="158" w:line="276" w:lineRule="auto"/>
        <w:ind w:left="420" w:hanging="720"/>
        <w:jc w:val="both"/>
        <w:rPr>
          <w:b/>
          <w:color w:val="000000"/>
          <w:sz w:val="24"/>
          <w:szCs w:val="24"/>
        </w:rPr>
      </w:pPr>
    </w:p>
    <w:p w:rsidR="0018576C" w:rsidRDefault="00504F2B">
      <w:pPr>
        <w:widowControl/>
        <w:numPr>
          <w:ilvl w:val="2"/>
          <w:numId w:val="30"/>
        </w:numPr>
        <w:pBdr>
          <w:top w:val="nil"/>
          <w:left w:val="nil"/>
          <w:bottom w:val="nil"/>
          <w:right w:val="nil"/>
          <w:between w:val="nil"/>
        </w:pBdr>
        <w:spacing w:line="276" w:lineRule="auto"/>
        <w:rPr>
          <w:b/>
          <w:color w:val="000000"/>
          <w:sz w:val="24"/>
          <w:szCs w:val="24"/>
        </w:rPr>
      </w:pPr>
      <w:r>
        <w:rPr>
          <w:b/>
          <w:color w:val="000000"/>
          <w:sz w:val="24"/>
          <w:szCs w:val="24"/>
        </w:rPr>
        <w:t>Hardware Requirement</w:t>
      </w:r>
    </w:p>
    <w:p w:rsidR="0018576C" w:rsidRDefault="0018576C">
      <w:pPr>
        <w:widowControl/>
        <w:pBdr>
          <w:top w:val="nil"/>
          <w:left w:val="nil"/>
          <w:bottom w:val="nil"/>
          <w:right w:val="nil"/>
          <w:between w:val="nil"/>
        </w:pBdr>
        <w:spacing w:line="276" w:lineRule="auto"/>
        <w:ind w:left="720"/>
        <w:rPr>
          <w:b/>
          <w:color w:val="000000"/>
          <w:sz w:val="24"/>
          <w:szCs w:val="24"/>
        </w:rPr>
      </w:pPr>
    </w:p>
    <w:tbl>
      <w:tblPr>
        <w:tblStyle w:val="a"/>
        <w:tblW w:w="6899" w:type="dxa"/>
        <w:tblInd w:w="1099" w:type="dxa"/>
        <w:tblLayout w:type="fixed"/>
        <w:tblLook w:val="0600" w:firstRow="0" w:lastRow="0" w:firstColumn="0" w:lastColumn="0" w:noHBand="1" w:noVBand="1"/>
      </w:tblPr>
      <w:tblGrid>
        <w:gridCol w:w="3365"/>
        <w:gridCol w:w="3534"/>
      </w:tblGrid>
      <w:tr w:rsidR="0018576C">
        <w:trPr>
          <w:trHeight w:val="409"/>
        </w:trPr>
        <w:tc>
          <w:tcPr>
            <w:tcW w:w="336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bookmarkStart w:id="2" w:name="_heading=h.30j0zll" w:colFirst="0" w:colLast="0"/>
            <w:bookmarkEnd w:id="2"/>
            <w:r>
              <w:rPr>
                <w:color w:val="000000"/>
                <w:sz w:val="24"/>
                <w:szCs w:val="24"/>
              </w:rPr>
              <w:t>Hardware</w:t>
            </w:r>
          </w:p>
        </w:tc>
        <w:tc>
          <w:tcPr>
            <w:tcW w:w="3534"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Configuration</w:t>
            </w:r>
          </w:p>
        </w:tc>
      </w:tr>
      <w:tr w:rsidR="0018576C">
        <w:trPr>
          <w:trHeight w:val="807"/>
        </w:trPr>
        <w:tc>
          <w:tcPr>
            <w:tcW w:w="336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Processor</w:t>
            </w:r>
          </w:p>
        </w:tc>
        <w:tc>
          <w:tcPr>
            <w:tcW w:w="3534"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Intel(R)core(TM)</w:t>
            </w:r>
            <w:r>
              <w:rPr>
                <w:sz w:val="24"/>
                <w:szCs w:val="24"/>
              </w:rPr>
              <w:t>i3-7200U CPU</w:t>
            </w:r>
          </w:p>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@2.50GHz</w:t>
            </w:r>
          </w:p>
        </w:tc>
      </w:tr>
      <w:tr w:rsidR="0018576C">
        <w:trPr>
          <w:trHeight w:val="409"/>
        </w:trPr>
        <w:tc>
          <w:tcPr>
            <w:tcW w:w="336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Ram</w:t>
            </w:r>
          </w:p>
        </w:tc>
        <w:tc>
          <w:tcPr>
            <w:tcW w:w="3534"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4GB</w:t>
            </w:r>
          </w:p>
        </w:tc>
      </w:tr>
      <w:tr w:rsidR="0018576C">
        <w:trPr>
          <w:trHeight w:val="407"/>
        </w:trPr>
        <w:tc>
          <w:tcPr>
            <w:tcW w:w="336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Monitor</w:t>
            </w:r>
          </w:p>
        </w:tc>
        <w:tc>
          <w:tcPr>
            <w:tcW w:w="3534"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Normal</w:t>
            </w:r>
          </w:p>
        </w:tc>
      </w:tr>
    </w:tbl>
    <w:p w:rsidR="0018576C" w:rsidRDefault="00504F2B">
      <w:pPr>
        <w:widowControl/>
        <w:pBdr>
          <w:top w:val="nil"/>
          <w:left w:val="nil"/>
          <w:bottom w:val="nil"/>
          <w:right w:val="nil"/>
          <w:between w:val="nil"/>
        </w:pBdr>
        <w:spacing w:line="276" w:lineRule="auto"/>
        <w:jc w:val="center"/>
        <w:rPr>
          <w:color w:val="000000"/>
          <w:sz w:val="24"/>
          <w:szCs w:val="24"/>
        </w:rPr>
      </w:pPr>
      <w:r>
        <w:rPr>
          <w:color w:val="000000"/>
          <w:sz w:val="24"/>
          <w:szCs w:val="24"/>
        </w:rPr>
        <w:t>Table 1.1</w:t>
      </w:r>
    </w:p>
    <w:p w:rsidR="0018576C" w:rsidRDefault="0018576C">
      <w:pPr>
        <w:widowControl/>
        <w:pBdr>
          <w:top w:val="nil"/>
          <w:left w:val="nil"/>
          <w:bottom w:val="nil"/>
          <w:right w:val="nil"/>
          <w:between w:val="nil"/>
        </w:pBdr>
        <w:spacing w:line="276" w:lineRule="auto"/>
        <w:rPr>
          <w:b/>
          <w:sz w:val="24"/>
          <w:szCs w:val="24"/>
        </w:rPr>
      </w:pPr>
    </w:p>
    <w:p w:rsidR="0018576C" w:rsidRDefault="0018576C">
      <w:pPr>
        <w:widowControl/>
        <w:pBdr>
          <w:top w:val="nil"/>
          <w:left w:val="nil"/>
          <w:bottom w:val="nil"/>
          <w:right w:val="nil"/>
          <w:between w:val="nil"/>
        </w:pBdr>
        <w:spacing w:line="276" w:lineRule="auto"/>
        <w:rPr>
          <w:b/>
          <w:sz w:val="24"/>
          <w:szCs w:val="24"/>
        </w:rPr>
      </w:pPr>
    </w:p>
    <w:p w:rsidR="0018576C" w:rsidRDefault="0018576C">
      <w:pPr>
        <w:widowControl/>
        <w:pBdr>
          <w:top w:val="nil"/>
          <w:left w:val="nil"/>
          <w:bottom w:val="nil"/>
          <w:right w:val="nil"/>
          <w:between w:val="nil"/>
        </w:pBdr>
        <w:spacing w:line="276" w:lineRule="auto"/>
        <w:rPr>
          <w:b/>
          <w:sz w:val="24"/>
          <w:szCs w:val="24"/>
        </w:rPr>
      </w:pPr>
    </w:p>
    <w:p w:rsidR="0018576C" w:rsidRDefault="0018576C">
      <w:pPr>
        <w:widowControl/>
        <w:pBdr>
          <w:top w:val="nil"/>
          <w:left w:val="nil"/>
          <w:bottom w:val="nil"/>
          <w:right w:val="nil"/>
          <w:between w:val="nil"/>
        </w:pBdr>
        <w:spacing w:line="276" w:lineRule="auto"/>
        <w:rPr>
          <w:b/>
          <w:color w:val="000000"/>
          <w:sz w:val="24"/>
          <w:szCs w:val="24"/>
        </w:rPr>
      </w:pPr>
    </w:p>
    <w:p w:rsidR="0018576C" w:rsidRDefault="00504F2B">
      <w:pPr>
        <w:widowControl/>
        <w:pBdr>
          <w:top w:val="nil"/>
          <w:left w:val="nil"/>
          <w:bottom w:val="nil"/>
          <w:right w:val="nil"/>
          <w:between w:val="nil"/>
        </w:pBdr>
        <w:spacing w:line="276" w:lineRule="auto"/>
        <w:rPr>
          <w:b/>
          <w:color w:val="000000"/>
          <w:sz w:val="24"/>
          <w:szCs w:val="24"/>
        </w:rPr>
      </w:pPr>
      <w:r>
        <w:rPr>
          <w:b/>
          <w:color w:val="000000"/>
          <w:sz w:val="24"/>
          <w:szCs w:val="24"/>
        </w:rPr>
        <w:lastRenderedPageBreak/>
        <w:t>1.6.2 Software Requirement</w:t>
      </w:r>
    </w:p>
    <w:p w:rsidR="0018576C" w:rsidRDefault="0018576C">
      <w:pPr>
        <w:widowControl/>
        <w:pBdr>
          <w:top w:val="nil"/>
          <w:left w:val="nil"/>
          <w:bottom w:val="nil"/>
          <w:right w:val="nil"/>
          <w:between w:val="nil"/>
        </w:pBdr>
        <w:spacing w:line="276" w:lineRule="auto"/>
        <w:rPr>
          <w:b/>
          <w:color w:val="000000"/>
          <w:sz w:val="24"/>
          <w:szCs w:val="24"/>
        </w:rPr>
      </w:pPr>
    </w:p>
    <w:tbl>
      <w:tblPr>
        <w:tblStyle w:val="a0"/>
        <w:tblW w:w="6945" w:type="dxa"/>
        <w:tblInd w:w="1182" w:type="dxa"/>
        <w:tblLayout w:type="fixed"/>
        <w:tblLook w:val="0600" w:firstRow="0" w:lastRow="0" w:firstColumn="0" w:lastColumn="0" w:noHBand="1" w:noVBand="1"/>
      </w:tblPr>
      <w:tblGrid>
        <w:gridCol w:w="3440"/>
        <w:gridCol w:w="3505"/>
      </w:tblGrid>
      <w:tr w:rsidR="0018576C">
        <w:trPr>
          <w:trHeight w:val="375"/>
        </w:trPr>
        <w:tc>
          <w:tcPr>
            <w:tcW w:w="3440"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Software</w:t>
            </w:r>
          </w:p>
        </w:tc>
        <w:tc>
          <w:tcPr>
            <w:tcW w:w="350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Configuration</w:t>
            </w:r>
          </w:p>
        </w:tc>
      </w:tr>
      <w:tr w:rsidR="0018576C">
        <w:trPr>
          <w:trHeight w:val="372"/>
        </w:trPr>
        <w:tc>
          <w:tcPr>
            <w:tcW w:w="3440"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Operating System</w:t>
            </w:r>
          </w:p>
        </w:tc>
        <w:tc>
          <w:tcPr>
            <w:tcW w:w="350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Windows</w:t>
            </w:r>
            <w:r>
              <w:rPr>
                <w:sz w:val="24"/>
                <w:szCs w:val="24"/>
              </w:rPr>
              <w:t xml:space="preserve"> 8</w:t>
            </w:r>
          </w:p>
        </w:tc>
      </w:tr>
      <w:tr w:rsidR="0018576C">
        <w:trPr>
          <w:trHeight w:val="372"/>
        </w:trPr>
        <w:tc>
          <w:tcPr>
            <w:tcW w:w="3440"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r>
              <w:rPr>
                <w:color w:val="000000"/>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rsidR="0018576C" w:rsidRDefault="00504F2B">
            <w:pPr>
              <w:widowControl/>
              <w:pBdr>
                <w:top w:val="nil"/>
                <w:left w:val="nil"/>
                <w:bottom w:val="nil"/>
                <w:right w:val="nil"/>
                <w:between w:val="nil"/>
              </w:pBdr>
              <w:spacing w:line="276" w:lineRule="auto"/>
              <w:rPr>
                <w:color w:val="000000"/>
                <w:sz w:val="24"/>
                <w:szCs w:val="24"/>
              </w:rPr>
            </w:pPr>
            <w:proofErr w:type="spellStart"/>
            <w:r>
              <w:rPr>
                <w:color w:val="000000"/>
                <w:sz w:val="24"/>
                <w:szCs w:val="24"/>
              </w:rPr>
              <w:t>Apex,J</w:t>
            </w:r>
            <w:r>
              <w:rPr>
                <w:sz w:val="24"/>
                <w:szCs w:val="24"/>
              </w:rPr>
              <w:t>avaScript</w:t>
            </w:r>
            <w:proofErr w:type="spellEnd"/>
          </w:p>
        </w:tc>
      </w:tr>
    </w:tbl>
    <w:p w:rsidR="0018576C" w:rsidRDefault="00504F2B">
      <w:pPr>
        <w:pBdr>
          <w:top w:val="nil"/>
          <w:left w:val="nil"/>
          <w:bottom w:val="nil"/>
          <w:right w:val="nil"/>
          <w:between w:val="nil"/>
        </w:pBdr>
        <w:tabs>
          <w:tab w:val="left" w:pos="2730"/>
        </w:tabs>
        <w:spacing w:before="216" w:line="360" w:lineRule="auto"/>
        <w:ind w:right="18"/>
        <w:jc w:val="center"/>
        <w:rPr>
          <w:color w:val="000000"/>
          <w:sz w:val="28"/>
          <w:szCs w:val="28"/>
        </w:rPr>
      </w:pPr>
      <w:r>
        <w:rPr>
          <w:color w:val="000000"/>
          <w:sz w:val="28"/>
          <w:szCs w:val="28"/>
        </w:rPr>
        <w:t>Table 1.2</w:t>
      </w:r>
    </w:p>
    <w:p w:rsidR="0018576C" w:rsidRDefault="0018576C">
      <w:pPr>
        <w:pBdr>
          <w:top w:val="nil"/>
          <w:left w:val="nil"/>
          <w:bottom w:val="nil"/>
          <w:right w:val="nil"/>
          <w:between w:val="nil"/>
        </w:pBdr>
        <w:ind w:right="18" w:hanging="977"/>
        <w:rPr>
          <w:color w:val="000000"/>
          <w:sz w:val="26"/>
          <w:szCs w:val="26"/>
        </w:rPr>
      </w:pPr>
    </w:p>
    <w:p w:rsidR="0018576C" w:rsidRDefault="0018576C">
      <w:pPr>
        <w:pBdr>
          <w:top w:val="nil"/>
          <w:left w:val="nil"/>
          <w:bottom w:val="nil"/>
          <w:right w:val="nil"/>
          <w:between w:val="nil"/>
        </w:pBdr>
        <w:spacing w:before="8"/>
        <w:ind w:right="18" w:hanging="977"/>
        <w:rPr>
          <w:color w:val="000000"/>
          <w:sz w:val="29"/>
          <w:szCs w:val="29"/>
        </w:rPr>
      </w:pPr>
    </w:p>
    <w:p w:rsidR="0018576C" w:rsidRDefault="00504F2B">
      <w:pPr>
        <w:pStyle w:val="Heading2"/>
        <w:tabs>
          <w:tab w:val="left" w:pos="1080"/>
        </w:tabs>
        <w:ind w:left="699" w:right="18" w:hanging="977"/>
        <w:jc w:val="left"/>
      </w:pPr>
      <w:r>
        <w:t>1.7 Scope:</w:t>
      </w:r>
    </w:p>
    <w:p w:rsidR="0018576C" w:rsidRDefault="0018576C">
      <w:pPr>
        <w:pBdr>
          <w:top w:val="nil"/>
          <w:left w:val="nil"/>
          <w:bottom w:val="nil"/>
          <w:right w:val="nil"/>
          <w:between w:val="nil"/>
        </w:pBdr>
        <w:spacing w:before="7"/>
        <w:ind w:right="18"/>
        <w:rPr>
          <w:b/>
          <w:color w:val="000000"/>
          <w:sz w:val="36"/>
          <w:szCs w:val="36"/>
        </w:rPr>
      </w:pPr>
    </w:p>
    <w:p w:rsidR="0018576C" w:rsidRDefault="00504F2B">
      <w:pPr>
        <w:pBdr>
          <w:top w:val="nil"/>
          <w:left w:val="nil"/>
          <w:bottom w:val="nil"/>
          <w:right w:val="nil"/>
          <w:between w:val="nil"/>
        </w:pBdr>
        <w:ind w:right="18"/>
        <w:jc w:val="center"/>
        <w:rPr>
          <w:color w:val="000000"/>
          <w:sz w:val="24"/>
          <w:szCs w:val="24"/>
        </w:rPr>
      </w:pPr>
      <w:r>
        <w:rPr>
          <w:sz w:val="24"/>
          <w:szCs w:val="24"/>
        </w:rPr>
        <w:t>Client/User</w:t>
      </w:r>
      <w:r>
        <w:rPr>
          <w:color w:val="000000"/>
          <w:sz w:val="24"/>
          <w:szCs w:val="24"/>
        </w:rPr>
        <w:t xml:space="preserve"> can use their device (laptop, mobile, desktop) or you can provide your lab.</w:t>
      </w:r>
    </w:p>
    <w:p w:rsidR="0018576C" w:rsidRDefault="00504F2B">
      <w:pPr>
        <w:pBdr>
          <w:top w:val="nil"/>
          <w:left w:val="nil"/>
          <w:bottom w:val="nil"/>
          <w:right w:val="nil"/>
          <w:between w:val="nil"/>
        </w:pBdr>
        <w:spacing w:before="219" w:line="429" w:lineRule="auto"/>
        <w:ind w:right="18" w:firstLine="75"/>
        <w:rPr>
          <w:color w:val="000000"/>
          <w:sz w:val="24"/>
          <w:szCs w:val="24"/>
        </w:rPr>
      </w:pPr>
      <w:r>
        <w:rPr>
          <w:color w:val="000000"/>
          <w:sz w:val="24"/>
          <w:szCs w:val="24"/>
        </w:rPr>
        <w:t>We set up a branded solution for you (Software as a Service) and maintain every upgrade of the platform, right from hardware to software.</w:t>
      </w:r>
    </w:p>
    <w:p w:rsidR="0018576C" w:rsidRDefault="00504F2B">
      <w:pPr>
        <w:pBdr>
          <w:top w:val="nil"/>
          <w:left w:val="nil"/>
          <w:bottom w:val="nil"/>
          <w:right w:val="nil"/>
          <w:between w:val="nil"/>
        </w:pBdr>
        <w:spacing w:before="182" w:line="398" w:lineRule="auto"/>
        <w:ind w:right="18" w:firstLine="1125"/>
        <w:jc w:val="both"/>
        <w:rPr>
          <w:color w:val="000000"/>
          <w:sz w:val="24"/>
          <w:szCs w:val="24"/>
        </w:rPr>
      </w:pPr>
      <w:r>
        <w:rPr>
          <w:color w:val="000000"/>
          <w:sz w:val="24"/>
          <w:szCs w:val="24"/>
        </w:rPr>
        <w:t>Our flagship product is built from scratc</w:t>
      </w:r>
      <w:r>
        <w:rPr>
          <w:color w:val="000000"/>
          <w:sz w:val="24"/>
          <w:szCs w:val="24"/>
        </w:rPr>
        <w:t xml:space="preserve">h </w:t>
      </w:r>
      <w:r>
        <w:rPr>
          <w:sz w:val="24"/>
          <w:szCs w:val="24"/>
        </w:rPr>
        <w:t>for a financial goal</w:t>
      </w:r>
      <w:r>
        <w:rPr>
          <w:color w:val="000000"/>
          <w:sz w:val="24"/>
          <w:szCs w:val="24"/>
        </w:rPr>
        <w:t xml:space="preserve"> with one objective – make </w:t>
      </w:r>
      <w:r>
        <w:rPr>
          <w:sz w:val="24"/>
          <w:szCs w:val="24"/>
        </w:rPr>
        <w:t>Client/User</w:t>
      </w:r>
      <w:r>
        <w:rPr>
          <w:color w:val="000000"/>
          <w:sz w:val="24"/>
          <w:szCs w:val="24"/>
        </w:rPr>
        <w:t xml:space="preserve"> successful. </w:t>
      </w:r>
      <w:r>
        <w:rPr>
          <w:sz w:val="24"/>
          <w:szCs w:val="24"/>
        </w:rPr>
        <w:t>W</w:t>
      </w:r>
      <w:r>
        <w:rPr>
          <w:color w:val="000000"/>
          <w:sz w:val="24"/>
          <w:szCs w:val="24"/>
        </w:rPr>
        <w:t xml:space="preserve">e enable </w:t>
      </w:r>
      <w:r>
        <w:rPr>
          <w:sz w:val="24"/>
          <w:szCs w:val="24"/>
        </w:rPr>
        <w:t>Client/User</w:t>
      </w:r>
      <w:r>
        <w:rPr>
          <w:color w:val="000000"/>
          <w:sz w:val="24"/>
          <w:szCs w:val="24"/>
        </w:rPr>
        <w:t xml:space="preserve"> and </w:t>
      </w:r>
      <w:r>
        <w:rPr>
          <w:sz w:val="24"/>
          <w:szCs w:val="24"/>
        </w:rPr>
        <w:t>employees</w:t>
      </w:r>
      <w:r>
        <w:rPr>
          <w:color w:val="000000"/>
          <w:sz w:val="24"/>
          <w:szCs w:val="24"/>
        </w:rPr>
        <w:t xml:space="preserve"> to be successful by capturing, measuring, and analyzing the right data.</w:t>
      </w:r>
    </w:p>
    <w:p w:rsidR="0018576C" w:rsidRDefault="00504F2B">
      <w:pPr>
        <w:pBdr>
          <w:top w:val="nil"/>
          <w:left w:val="nil"/>
          <w:bottom w:val="nil"/>
          <w:right w:val="nil"/>
          <w:between w:val="nil"/>
        </w:pBdr>
        <w:spacing w:before="216" w:line="398" w:lineRule="auto"/>
        <w:ind w:right="18" w:firstLine="1125"/>
        <w:jc w:val="both"/>
        <w:rPr>
          <w:color w:val="000000"/>
          <w:sz w:val="24"/>
          <w:szCs w:val="24"/>
        </w:rPr>
      </w:pPr>
      <w:r>
        <w:rPr>
          <w:sz w:val="24"/>
          <w:szCs w:val="24"/>
        </w:rPr>
        <w:t xml:space="preserve">Small clients/Users </w:t>
      </w:r>
      <w:r>
        <w:rPr>
          <w:color w:val="000000"/>
          <w:sz w:val="24"/>
          <w:szCs w:val="24"/>
        </w:rPr>
        <w:t xml:space="preserve">are at the core of the platform. We not only assess but also are part of the journey to accomplish the mission. Whether it is about </w:t>
      </w:r>
      <w:r>
        <w:rPr>
          <w:sz w:val="24"/>
          <w:szCs w:val="24"/>
        </w:rPr>
        <w:t>a small</w:t>
      </w:r>
      <w:r>
        <w:rPr>
          <w:color w:val="000000"/>
          <w:sz w:val="24"/>
          <w:szCs w:val="24"/>
        </w:rPr>
        <w:t xml:space="preserve"> </w:t>
      </w:r>
      <w:r>
        <w:rPr>
          <w:sz w:val="24"/>
          <w:szCs w:val="24"/>
        </w:rPr>
        <w:t xml:space="preserve">payment </w:t>
      </w:r>
      <w:r>
        <w:rPr>
          <w:color w:val="000000"/>
          <w:sz w:val="24"/>
          <w:szCs w:val="24"/>
        </w:rPr>
        <w:t>job or preparing for higher education, we enable you for success.</w:t>
      </w:r>
    </w:p>
    <w:p w:rsidR="0018576C" w:rsidRDefault="00504F2B">
      <w:pPr>
        <w:pBdr>
          <w:top w:val="nil"/>
          <w:left w:val="nil"/>
          <w:bottom w:val="nil"/>
          <w:right w:val="nil"/>
          <w:between w:val="nil"/>
        </w:pBdr>
        <w:spacing w:before="215" w:line="386" w:lineRule="auto"/>
        <w:ind w:right="18" w:firstLine="1125"/>
        <w:jc w:val="both"/>
        <w:rPr>
          <w:color w:val="000000"/>
          <w:sz w:val="24"/>
          <w:szCs w:val="24"/>
        </w:rPr>
      </w:pPr>
      <w:r>
        <w:rPr>
          <w:sz w:val="24"/>
          <w:szCs w:val="24"/>
        </w:rPr>
        <w:t>Client/User</w:t>
      </w:r>
      <w:r>
        <w:rPr>
          <w:color w:val="000000"/>
          <w:sz w:val="24"/>
          <w:szCs w:val="24"/>
        </w:rPr>
        <w:t xml:space="preserve"> can learn from </w:t>
      </w:r>
      <w:proofErr w:type="gramStart"/>
      <w:r>
        <w:rPr>
          <w:sz w:val="24"/>
          <w:szCs w:val="24"/>
        </w:rPr>
        <w:t>Financial</w:t>
      </w:r>
      <w:proofErr w:type="gramEnd"/>
      <w:r>
        <w:rPr>
          <w:sz w:val="24"/>
          <w:szCs w:val="24"/>
        </w:rPr>
        <w:t xml:space="preserve"> </w:t>
      </w:r>
      <w:r>
        <w:rPr>
          <w:color w:val="000000"/>
          <w:sz w:val="24"/>
          <w:szCs w:val="24"/>
        </w:rPr>
        <w:t>exper</w:t>
      </w:r>
      <w:r>
        <w:rPr>
          <w:color w:val="000000"/>
          <w:sz w:val="24"/>
          <w:szCs w:val="24"/>
        </w:rPr>
        <w:t xml:space="preserve">ts who are mentors on our platform (many of them are your college alumni). Take timely suggestions, join webinars and learn from their experiences. </w:t>
      </w:r>
    </w:p>
    <w:p w:rsidR="0018576C" w:rsidRDefault="0018576C">
      <w:pPr>
        <w:pBdr>
          <w:top w:val="nil"/>
          <w:left w:val="nil"/>
          <w:bottom w:val="nil"/>
          <w:right w:val="nil"/>
          <w:between w:val="nil"/>
        </w:pBdr>
        <w:spacing w:before="215" w:line="386" w:lineRule="auto"/>
        <w:ind w:right="18" w:firstLine="1125"/>
        <w:jc w:val="both"/>
        <w:rPr>
          <w:sz w:val="24"/>
          <w:szCs w:val="24"/>
        </w:rPr>
      </w:pPr>
    </w:p>
    <w:p w:rsidR="0018576C" w:rsidRDefault="0018576C">
      <w:pPr>
        <w:pBdr>
          <w:top w:val="nil"/>
          <w:left w:val="nil"/>
          <w:bottom w:val="nil"/>
          <w:right w:val="nil"/>
          <w:between w:val="nil"/>
        </w:pBdr>
        <w:spacing w:before="215" w:line="386" w:lineRule="auto"/>
        <w:ind w:right="18" w:firstLine="1125"/>
        <w:jc w:val="both"/>
        <w:rPr>
          <w:sz w:val="24"/>
          <w:szCs w:val="24"/>
        </w:rPr>
      </w:pPr>
    </w:p>
    <w:p w:rsidR="0018576C" w:rsidRDefault="0018576C">
      <w:pPr>
        <w:pBdr>
          <w:top w:val="nil"/>
          <w:left w:val="nil"/>
          <w:bottom w:val="nil"/>
          <w:right w:val="nil"/>
          <w:between w:val="nil"/>
        </w:pBdr>
        <w:spacing w:before="215" w:line="386" w:lineRule="auto"/>
        <w:ind w:right="18" w:firstLine="1125"/>
        <w:jc w:val="both"/>
        <w:rPr>
          <w:sz w:val="24"/>
          <w:szCs w:val="24"/>
        </w:rPr>
      </w:pPr>
    </w:p>
    <w:p w:rsidR="0018576C" w:rsidRDefault="0018576C">
      <w:pPr>
        <w:pBdr>
          <w:top w:val="nil"/>
          <w:left w:val="nil"/>
          <w:bottom w:val="nil"/>
          <w:right w:val="nil"/>
          <w:between w:val="nil"/>
        </w:pBdr>
        <w:spacing w:before="215" w:line="386" w:lineRule="auto"/>
        <w:ind w:right="18" w:firstLine="1125"/>
        <w:jc w:val="both"/>
        <w:rPr>
          <w:sz w:val="24"/>
          <w:szCs w:val="24"/>
        </w:rPr>
      </w:pPr>
    </w:p>
    <w:p w:rsidR="0018576C" w:rsidRDefault="00504F2B">
      <w:pPr>
        <w:widowControl/>
        <w:numPr>
          <w:ilvl w:val="1"/>
          <w:numId w:val="32"/>
        </w:numPr>
        <w:pBdr>
          <w:top w:val="nil"/>
          <w:left w:val="nil"/>
          <w:bottom w:val="nil"/>
          <w:right w:val="nil"/>
          <w:between w:val="nil"/>
        </w:pBdr>
        <w:shd w:val="clear" w:color="auto" w:fill="FFFFFF"/>
        <w:spacing w:before="158" w:line="276" w:lineRule="auto"/>
        <w:jc w:val="both"/>
        <w:rPr>
          <w:b/>
          <w:color w:val="000000"/>
          <w:sz w:val="28"/>
          <w:szCs w:val="28"/>
        </w:rPr>
      </w:pPr>
      <w:r>
        <w:rPr>
          <w:b/>
          <w:color w:val="000000"/>
          <w:sz w:val="28"/>
          <w:szCs w:val="28"/>
        </w:rPr>
        <w:lastRenderedPageBreak/>
        <w:t xml:space="preserve"> Project Schedule</w:t>
      </w:r>
    </w:p>
    <w:p w:rsidR="0018576C" w:rsidRDefault="0018576C">
      <w:pPr>
        <w:tabs>
          <w:tab w:val="left" w:pos="3135"/>
        </w:tabs>
        <w:spacing w:line="360" w:lineRule="auto"/>
        <w:jc w:val="both"/>
        <w:rPr>
          <w:sz w:val="24"/>
          <w:szCs w:val="24"/>
        </w:rPr>
      </w:pPr>
    </w:p>
    <w:p w:rsidR="0018576C" w:rsidRDefault="00504F2B">
      <w:pPr>
        <w:tabs>
          <w:tab w:val="left" w:pos="3135"/>
        </w:tabs>
        <w:spacing w:line="360" w:lineRule="auto"/>
        <w:jc w:val="both"/>
        <w:rPr>
          <w:sz w:val="24"/>
          <w:szCs w:val="24"/>
        </w:rPr>
      </w:pPr>
      <w:r>
        <w:rPr>
          <w:sz w:val="24"/>
          <w:szCs w:val="24"/>
        </w:rPr>
        <w:t>The objective of software project planning is to provide a framework that enables the manager to make reasonable estimates of resources, costs and schedule. These estimates are made within a limited time frame at the beginning of a software project and sho</w:t>
      </w:r>
      <w:r>
        <w:rPr>
          <w:sz w:val="24"/>
          <w:szCs w:val="24"/>
        </w:rPr>
        <w:t>uld be updated regularly as the project progresses. In addition, estimates should attempt to define “best case” and “worst case” scenarios so that project outcomes can be bounded.</w:t>
      </w:r>
    </w:p>
    <w:p w:rsidR="0018576C" w:rsidRDefault="00504F2B">
      <w:pPr>
        <w:spacing w:line="360" w:lineRule="auto"/>
        <w:jc w:val="both"/>
        <w:rPr>
          <w:sz w:val="24"/>
          <w:szCs w:val="24"/>
        </w:rPr>
      </w:pPr>
      <w:r>
        <w:rPr>
          <w:sz w:val="24"/>
          <w:szCs w:val="24"/>
        </w:rPr>
        <w:t xml:space="preserve">                  The first activity in software project planning is the det</w:t>
      </w:r>
      <w:r>
        <w:rPr>
          <w:sz w:val="24"/>
          <w:szCs w:val="24"/>
        </w:rPr>
        <w:t xml:space="preserve">ermination of software scope. Function and performance allocated to software during system engineering should be assessed to establish a project scope that is ambiguous and understandable </w:t>
      </w:r>
      <w:proofErr w:type="gramStart"/>
      <w:r>
        <w:rPr>
          <w:sz w:val="24"/>
          <w:szCs w:val="24"/>
        </w:rPr>
        <w:t>at  Presidency</w:t>
      </w:r>
      <w:proofErr w:type="gramEnd"/>
      <w:r>
        <w:rPr>
          <w:sz w:val="24"/>
          <w:szCs w:val="24"/>
        </w:rPr>
        <w:t xml:space="preserve">  and technical levels. Software scope describes funct</w:t>
      </w:r>
      <w:r>
        <w:rPr>
          <w:sz w:val="24"/>
          <w:szCs w:val="24"/>
        </w:rPr>
        <w:t>ion, performance, constraints, interfaces and reliability.</w:t>
      </w:r>
    </w:p>
    <w:p w:rsidR="0018576C" w:rsidRDefault="00504F2B">
      <w:pPr>
        <w:spacing w:line="360" w:lineRule="auto"/>
        <w:jc w:val="both"/>
        <w:rPr>
          <w:sz w:val="24"/>
          <w:szCs w:val="24"/>
        </w:rPr>
      </w:pPr>
      <w:r>
        <w:rPr>
          <w:sz w:val="24"/>
          <w:szCs w:val="24"/>
        </w:rPr>
        <w:t xml:space="preserve"> During early stages of project planning, a microscopic schedule is developed. This type of schedule identifies all major software engineering activities and the product functions to which they are</w:t>
      </w:r>
      <w:r>
        <w:rPr>
          <w:sz w:val="24"/>
          <w:szCs w:val="24"/>
        </w:rPr>
        <w:t xml:space="preserve"> applied. As the project gets under way, each entry on the macroscopic </w:t>
      </w:r>
    </w:p>
    <w:p w:rsidR="0018576C" w:rsidRDefault="00504F2B">
      <w:pPr>
        <w:spacing w:line="360" w:lineRule="auto"/>
        <w:jc w:val="both"/>
        <w:rPr>
          <w:sz w:val="24"/>
          <w:szCs w:val="24"/>
        </w:rPr>
      </w:pPr>
      <w:r>
        <w:rPr>
          <w:sz w:val="24"/>
          <w:szCs w:val="24"/>
        </w:rPr>
        <w:t>Schedule is refined into a detailed schedule. Here specific software tasks are identified and scheduled.</w:t>
      </w:r>
    </w:p>
    <w:p w:rsidR="0018576C" w:rsidRDefault="00504F2B">
      <w:pPr>
        <w:spacing w:line="360" w:lineRule="auto"/>
        <w:jc w:val="both"/>
        <w:rPr>
          <w:sz w:val="24"/>
          <w:szCs w:val="24"/>
        </w:rPr>
      </w:pPr>
      <w:r>
        <w:rPr>
          <w:sz w:val="24"/>
          <w:szCs w:val="24"/>
        </w:rPr>
        <w:t>Scheduling has following principles:</w:t>
      </w:r>
    </w:p>
    <w:p w:rsidR="0018576C" w:rsidRDefault="00504F2B">
      <w:pPr>
        <w:widowControl/>
        <w:numPr>
          <w:ilvl w:val="1"/>
          <w:numId w:val="31"/>
        </w:numPr>
        <w:spacing w:line="360" w:lineRule="auto"/>
        <w:jc w:val="both"/>
        <w:rPr>
          <w:sz w:val="24"/>
          <w:szCs w:val="24"/>
        </w:rPr>
      </w:pPr>
      <w:r>
        <w:rPr>
          <w:sz w:val="24"/>
          <w:szCs w:val="24"/>
        </w:rPr>
        <w:t xml:space="preserve">Compartmentalization: the project must be </w:t>
      </w:r>
      <w:r>
        <w:rPr>
          <w:sz w:val="24"/>
          <w:szCs w:val="24"/>
        </w:rPr>
        <w:t>compartmentalized into a number of manageable activities and tasks.</w:t>
      </w:r>
    </w:p>
    <w:p w:rsidR="0018576C" w:rsidRDefault="00504F2B">
      <w:pPr>
        <w:widowControl/>
        <w:numPr>
          <w:ilvl w:val="1"/>
          <w:numId w:val="31"/>
        </w:numPr>
        <w:spacing w:line="360" w:lineRule="auto"/>
        <w:jc w:val="both"/>
        <w:rPr>
          <w:sz w:val="24"/>
          <w:szCs w:val="24"/>
        </w:rPr>
      </w:pPr>
      <w:r>
        <w:rPr>
          <w:sz w:val="24"/>
          <w:szCs w:val="24"/>
        </w:rPr>
        <w:t>Interdependency: the interdependencies of each compartmentalized activity or tasks must be determined.</w:t>
      </w:r>
    </w:p>
    <w:p w:rsidR="0018576C" w:rsidRDefault="00504F2B">
      <w:pPr>
        <w:widowControl/>
        <w:numPr>
          <w:ilvl w:val="1"/>
          <w:numId w:val="31"/>
        </w:numPr>
        <w:spacing w:line="360" w:lineRule="auto"/>
        <w:jc w:val="both"/>
        <w:rPr>
          <w:sz w:val="24"/>
          <w:szCs w:val="24"/>
        </w:rPr>
      </w:pPr>
      <w:r>
        <w:rPr>
          <w:sz w:val="24"/>
          <w:szCs w:val="24"/>
        </w:rPr>
        <w:t>Time allocation: each task to be scheduled must be allocated some number of work unit</w:t>
      </w:r>
      <w:r>
        <w:rPr>
          <w:sz w:val="24"/>
          <w:szCs w:val="24"/>
        </w:rPr>
        <w:t>s.</w:t>
      </w:r>
    </w:p>
    <w:p w:rsidR="0018576C" w:rsidRDefault="00504F2B">
      <w:pPr>
        <w:widowControl/>
        <w:numPr>
          <w:ilvl w:val="1"/>
          <w:numId w:val="31"/>
        </w:numPr>
        <w:spacing w:line="360" w:lineRule="auto"/>
        <w:jc w:val="both"/>
        <w:rPr>
          <w:sz w:val="24"/>
          <w:szCs w:val="24"/>
        </w:rPr>
      </w:pPr>
      <w:r>
        <w:rPr>
          <w:sz w:val="24"/>
          <w:szCs w:val="24"/>
        </w:rPr>
        <w:t>Effort validation: every project has a defined number of staff members.</w:t>
      </w:r>
    </w:p>
    <w:p w:rsidR="0018576C" w:rsidRDefault="00504F2B">
      <w:pPr>
        <w:widowControl/>
        <w:numPr>
          <w:ilvl w:val="1"/>
          <w:numId w:val="31"/>
        </w:numPr>
        <w:spacing w:line="360" w:lineRule="auto"/>
        <w:jc w:val="both"/>
        <w:rPr>
          <w:sz w:val="24"/>
          <w:szCs w:val="24"/>
        </w:rPr>
      </w:pPr>
      <w:r>
        <w:rPr>
          <w:sz w:val="24"/>
          <w:szCs w:val="24"/>
        </w:rPr>
        <w:t>Defined responsibilities: every task that is scheduled should be assigned to a specific team member.</w:t>
      </w:r>
    </w:p>
    <w:p w:rsidR="0018576C" w:rsidRDefault="00504F2B">
      <w:pPr>
        <w:widowControl/>
        <w:numPr>
          <w:ilvl w:val="1"/>
          <w:numId w:val="31"/>
        </w:numPr>
        <w:spacing w:line="360" w:lineRule="auto"/>
        <w:jc w:val="both"/>
        <w:rPr>
          <w:sz w:val="24"/>
          <w:szCs w:val="24"/>
        </w:rPr>
      </w:pPr>
      <w:r>
        <w:t>D</w:t>
      </w:r>
      <w:r>
        <w:rPr>
          <w:sz w:val="24"/>
          <w:szCs w:val="24"/>
        </w:rPr>
        <w:t>efined outcomes: every task that is scheduled should have a defined outcome.</w:t>
      </w:r>
    </w:p>
    <w:p w:rsidR="0018576C" w:rsidRDefault="0018576C">
      <w:pPr>
        <w:widowControl/>
        <w:spacing w:line="360" w:lineRule="auto"/>
        <w:ind w:left="540"/>
        <w:jc w:val="both"/>
        <w:rPr>
          <w:sz w:val="24"/>
          <w:szCs w:val="24"/>
        </w:rPr>
      </w:pPr>
    </w:p>
    <w:p w:rsidR="0018576C" w:rsidRDefault="0018576C">
      <w:pPr>
        <w:widowControl/>
        <w:spacing w:line="360" w:lineRule="auto"/>
        <w:ind w:left="540"/>
        <w:jc w:val="both"/>
        <w:rPr>
          <w:sz w:val="24"/>
          <w:szCs w:val="24"/>
        </w:rPr>
      </w:pPr>
    </w:p>
    <w:p w:rsidR="0018576C" w:rsidRDefault="0018576C">
      <w:pPr>
        <w:widowControl/>
        <w:spacing w:line="360" w:lineRule="auto"/>
        <w:ind w:left="540"/>
        <w:jc w:val="both"/>
        <w:rPr>
          <w:sz w:val="24"/>
          <w:szCs w:val="24"/>
        </w:rPr>
      </w:pPr>
    </w:p>
    <w:p w:rsidR="0018576C" w:rsidRDefault="00504F2B">
      <w:pPr>
        <w:pBdr>
          <w:top w:val="nil"/>
          <w:left w:val="nil"/>
          <w:bottom w:val="nil"/>
          <w:right w:val="nil"/>
          <w:between w:val="nil"/>
        </w:pBdr>
        <w:spacing w:line="276" w:lineRule="auto"/>
        <w:jc w:val="both"/>
        <w:rPr>
          <w:b/>
          <w:color w:val="000000"/>
          <w:sz w:val="24"/>
          <w:szCs w:val="24"/>
        </w:rPr>
      </w:pPr>
      <w:r>
        <w:rPr>
          <w:b/>
          <w:color w:val="000000"/>
          <w:sz w:val="24"/>
          <w:szCs w:val="24"/>
        </w:rPr>
        <w:lastRenderedPageBreak/>
        <w:t>1.8.1 Pert chart</w:t>
      </w:r>
    </w:p>
    <w:p w:rsidR="0018576C" w:rsidRDefault="0018576C">
      <w:pPr>
        <w:pBdr>
          <w:top w:val="nil"/>
          <w:left w:val="nil"/>
          <w:bottom w:val="nil"/>
          <w:right w:val="nil"/>
          <w:between w:val="nil"/>
        </w:pBdr>
        <w:spacing w:line="276" w:lineRule="auto"/>
        <w:jc w:val="both"/>
        <w:rPr>
          <w:b/>
          <w:color w:val="000000"/>
          <w:sz w:val="24"/>
          <w:szCs w:val="24"/>
        </w:rPr>
      </w:pP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 Program evaluation and review technique (pert) is a project scheduling method that is applied to software development.</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 Pert provide quantitative tool that allow the software planner to-Determine the critical path-the chain of tasks that determines the duration of the project; Establish “most likely” time estimates for individual tasks by applying statistical models; and</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C</w:t>
      </w:r>
      <w:r>
        <w:rPr>
          <w:color w:val="000000"/>
          <w:sz w:val="24"/>
          <w:szCs w:val="24"/>
        </w:rPr>
        <w:t xml:space="preserve">alculate “boundary times” that </w:t>
      </w:r>
      <w:r>
        <w:rPr>
          <w:sz w:val="24"/>
          <w:szCs w:val="24"/>
        </w:rPr>
        <w:t>define</w:t>
      </w:r>
      <w:r>
        <w:rPr>
          <w:color w:val="000000"/>
          <w:sz w:val="24"/>
          <w:szCs w:val="24"/>
        </w:rPr>
        <w:t xml:space="preserve"> a time “window” for a particular task.</w:t>
      </w:r>
    </w:p>
    <w:p w:rsidR="0018576C" w:rsidRDefault="0018576C">
      <w:pPr>
        <w:pBdr>
          <w:top w:val="nil"/>
          <w:left w:val="nil"/>
          <w:bottom w:val="nil"/>
          <w:right w:val="nil"/>
          <w:between w:val="nil"/>
        </w:pBdr>
        <w:spacing w:line="360" w:lineRule="auto"/>
        <w:jc w:val="both"/>
        <w:rPr>
          <w:color w:val="000000"/>
          <w:sz w:val="24"/>
          <w:szCs w:val="24"/>
        </w:rPr>
      </w:pP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Pert chart (program evolution review technique) for project-</w:t>
      </w:r>
    </w:p>
    <w:p w:rsidR="0018576C" w:rsidRDefault="0018576C">
      <w:pPr>
        <w:pBdr>
          <w:top w:val="nil"/>
          <w:left w:val="nil"/>
          <w:bottom w:val="nil"/>
          <w:right w:val="nil"/>
          <w:between w:val="nil"/>
        </w:pBdr>
        <w:spacing w:line="360" w:lineRule="auto"/>
        <w:jc w:val="both"/>
        <w:rPr>
          <w:color w:val="000000"/>
          <w:sz w:val="24"/>
          <w:szCs w:val="24"/>
        </w:rPr>
      </w:pPr>
    </w:p>
    <w:p w:rsidR="0018576C" w:rsidRDefault="00504F2B">
      <w:pPr>
        <w:pBdr>
          <w:top w:val="nil"/>
          <w:left w:val="nil"/>
          <w:bottom w:val="nil"/>
          <w:right w:val="nil"/>
          <w:between w:val="nil"/>
        </w:pBdr>
        <w:spacing w:line="360" w:lineRule="auto"/>
        <w:jc w:val="both"/>
        <w:rPr>
          <w:color w:val="000000"/>
          <w:sz w:val="24"/>
          <w:szCs w:val="24"/>
        </w:rPr>
      </w:pP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5943600" cy="2183751"/>
                <wp:effectExtent l="0" t="0" r="0" b="0"/>
                <wp:wrapNone/>
                <wp:docPr id="465" name="Group 465"/>
                <wp:cNvGraphicFramePr/>
                <a:graphic xmlns:a="http://schemas.openxmlformats.org/drawingml/2006/main">
                  <a:graphicData uri="http://schemas.microsoft.com/office/word/2010/wordprocessingGroup">
                    <wpg:wgp>
                      <wpg:cNvGrpSpPr/>
                      <wpg:grpSpPr>
                        <a:xfrm>
                          <a:off x="0" y="0"/>
                          <a:ext cx="5943600" cy="2183751"/>
                          <a:chOff x="2374200" y="2694150"/>
                          <a:chExt cx="5943600" cy="2171700"/>
                        </a:xfrm>
                      </wpg:grpSpPr>
                      <wpg:grpSp>
                        <wpg:cNvPr id="1" name="Group 1"/>
                        <wpg:cNvGrpSpPr/>
                        <wpg:grpSpPr>
                          <a:xfrm>
                            <a:off x="2374200" y="2694150"/>
                            <a:ext cx="5943600" cy="2171700"/>
                            <a:chOff x="0" y="0"/>
                            <a:chExt cx="5943600" cy="2171700"/>
                          </a:xfrm>
                        </wpg:grpSpPr>
                        <wps:wsp>
                          <wps:cNvPr id="2" name="Rectangle 2"/>
                          <wps:cNvSpPr/>
                          <wps:spPr>
                            <a:xfrm>
                              <a:off x="0" y="0"/>
                              <a:ext cx="5943600" cy="2171700"/>
                            </a:xfrm>
                            <a:prstGeom prst="rect">
                              <a:avLst/>
                            </a:prstGeom>
                            <a:noFill/>
                            <a:ln>
                              <a:noFill/>
                            </a:ln>
                          </wps:spPr>
                          <wps:txbx>
                            <w:txbxContent>
                              <w:p w:rsidR="0018576C" w:rsidRDefault="0018576C">
                                <w:pPr>
                                  <w:textDirection w:val="btLr"/>
                                </w:pPr>
                              </w:p>
                            </w:txbxContent>
                          </wps:txbx>
                          <wps:bodyPr spcFirstLastPara="1" wrap="square" lIns="91425" tIns="91425" rIns="91425" bIns="91425" anchor="ctr" anchorCtr="0">
                            <a:noAutofit/>
                          </wps:bodyPr>
                        </wps:wsp>
                        <wps:wsp>
                          <wps:cNvPr id="3" name="Rectangle 3"/>
                          <wps:cNvSpPr/>
                          <wps:spPr>
                            <a:xfrm>
                              <a:off x="114300" y="0"/>
                              <a:ext cx="1161300" cy="685800"/>
                            </a:xfrm>
                            <a:prstGeom prst="rect">
                              <a:avLst/>
                            </a:prstGeom>
                            <a:noFill/>
                            <a:ln>
                              <a:noFill/>
                            </a:ln>
                          </wps:spPr>
                          <wps:txbx>
                            <w:txbxContent>
                              <w:p w:rsidR="0018576C" w:rsidRDefault="00504F2B">
                                <w:pPr>
                                  <w:textDirection w:val="btLr"/>
                                </w:pPr>
                                <w:r>
                                  <w:rPr>
                                    <w:rFonts w:ascii="Verdana" w:eastAsia="Verdana" w:hAnsi="Verdana" w:cs="Verdana"/>
                                    <w:color w:val="000000"/>
                                  </w:rPr>
                                  <w:t>Preliminary investigation</w:t>
                                </w:r>
                              </w:p>
                            </w:txbxContent>
                          </wps:txbx>
                          <wps:bodyPr spcFirstLastPara="1" wrap="square" lIns="88900" tIns="38100" rIns="88900" bIns="38100" anchor="t" anchorCtr="0">
                            <a:noAutofit/>
                          </wps:bodyPr>
                        </wps:wsp>
                        <wps:wsp>
                          <wps:cNvPr id="4" name="Rectangle 4"/>
                          <wps:cNvSpPr/>
                          <wps:spPr>
                            <a:xfrm>
                              <a:off x="1351900" y="549900"/>
                              <a:ext cx="872500" cy="5835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textDirection w:val="btLr"/>
                                </w:pPr>
                                <w:r>
                                  <w:rPr>
                                    <w:color w:val="003366"/>
                                    <w:sz w:val="24"/>
                                  </w:rPr>
                                  <w:t>Dummy</w:t>
                                </w:r>
                              </w:p>
                            </w:txbxContent>
                          </wps:txbx>
                          <wps:bodyPr spcFirstLastPara="1" wrap="square" lIns="88900" tIns="38100" rIns="88900" bIns="38100" anchor="t" anchorCtr="0">
                            <a:noAutofit/>
                          </wps:bodyPr>
                        </wps:wsp>
                        <wps:wsp>
                          <wps:cNvPr id="5" name="Rectangle 5"/>
                          <wps:cNvSpPr/>
                          <wps:spPr>
                            <a:xfrm>
                              <a:off x="3657600" y="685800"/>
                              <a:ext cx="685800" cy="5652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textDirection w:val="btLr"/>
                                </w:pPr>
                                <w:r>
                                  <w:rPr>
                                    <w:rFonts w:ascii="Verdana" w:eastAsia="Verdana" w:hAnsi="Verdana" w:cs="Verdana"/>
                                    <w:color w:val="000000"/>
                                  </w:rPr>
                                  <w:t>Testing</w:t>
                                </w:r>
                              </w:p>
                              <w:p w:rsidR="0018576C" w:rsidRDefault="0018576C">
                                <w:pPr>
                                  <w:textDirection w:val="btLr"/>
                                </w:pPr>
                              </w:p>
                              <w:p w:rsidR="0018576C" w:rsidRDefault="0018576C">
                                <w:pPr>
                                  <w:textDirection w:val="btLr"/>
                                </w:pPr>
                              </w:p>
                            </w:txbxContent>
                          </wps:txbx>
                          <wps:bodyPr spcFirstLastPara="1" wrap="square" lIns="88900" tIns="38100" rIns="88900" bIns="38100" anchor="t" anchorCtr="0">
                            <a:noAutofit/>
                          </wps:bodyPr>
                        </wps:wsp>
                        <wps:wsp>
                          <wps:cNvPr id="6" name="Rectangle 6"/>
                          <wps:cNvSpPr/>
                          <wps:spPr>
                            <a:xfrm>
                              <a:off x="2971800" y="685800"/>
                              <a:ext cx="685800" cy="11461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textDirection w:val="btLr"/>
                                </w:pPr>
                                <w:r>
                                  <w:rPr>
                                    <w:rFonts w:ascii="Verdana" w:eastAsia="Verdana" w:hAnsi="Verdana" w:cs="Verdana"/>
                                    <w:color w:val="000000"/>
                                  </w:rPr>
                                  <w:t>Coding</w:t>
                                </w:r>
                              </w:p>
                              <w:p w:rsidR="0018576C" w:rsidRDefault="0018576C">
                                <w:pPr>
                                  <w:textDirection w:val="btLr"/>
                                </w:pPr>
                              </w:p>
                            </w:txbxContent>
                          </wps:txbx>
                          <wps:bodyPr spcFirstLastPara="1" wrap="square" lIns="88900" tIns="38100" rIns="88900" bIns="38100" anchor="t" anchorCtr="0">
                            <a:noAutofit/>
                          </wps:bodyPr>
                        </wps:wsp>
                        <wps:wsp>
                          <wps:cNvPr id="7" name="Rectangle 7"/>
                          <wps:cNvSpPr/>
                          <wps:spPr>
                            <a:xfrm>
                              <a:off x="2224400" y="831800"/>
                              <a:ext cx="720700" cy="10966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jc w:val="center"/>
                                  <w:textDirection w:val="btLr"/>
                                </w:pPr>
                                <w:r>
                                  <w:rPr>
                                    <w:rFonts w:ascii="Verdana" w:eastAsia="Verdana" w:hAnsi="Verdana" w:cs="Verdana"/>
                                    <w:color w:val="000000"/>
                                  </w:rPr>
                                  <w:t>Design</w:t>
                                </w:r>
                              </w:p>
                              <w:p w:rsidR="0018576C" w:rsidRDefault="0018576C">
                                <w:pPr>
                                  <w:jc w:val="center"/>
                                  <w:textDirection w:val="btLr"/>
                                </w:pPr>
                              </w:p>
                              <w:p w:rsidR="0018576C" w:rsidRDefault="0018576C">
                                <w:pPr>
                                  <w:jc w:val="center"/>
                                  <w:textDirection w:val="btLr"/>
                                </w:pPr>
                              </w:p>
                              <w:p w:rsidR="0018576C" w:rsidRDefault="0018576C">
                                <w:pPr>
                                  <w:textDirection w:val="btLr"/>
                                </w:pPr>
                              </w:p>
                              <w:p w:rsidR="0018576C" w:rsidRDefault="0018576C">
                                <w:pPr>
                                  <w:jc w:val="center"/>
                                  <w:textDirection w:val="btLr"/>
                                </w:pPr>
                              </w:p>
                              <w:p w:rsidR="0018576C" w:rsidRDefault="0018576C">
                                <w:pPr>
                                  <w:textDirection w:val="btLr"/>
                                </w:pPr>
                              </w:p>
                            </w:txbxContent>
                          </wps:txbx>
                          <wps:bodyPr spcFirstLastPara="1" wrap="square" lIns="88900" tIns="38100" rIns="88900" bIns="38100" anchor="t" anchorCtr="0">
                            <a:noAutofit/>
                          </wps:bodyPr>
                        </wps:wsp>
                        <wps:wsp>
                          <wps:cNvPr id="8" name="Rectangle 8"/>
                          <wps:cNvSpPr/>
                          <wps:spPr>
                            <a:xfrm>
                              <a:off x="1671300" y="1480800"/>
                              <a:ext cx="729000" cy="5651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textDirection w:val="btLr"/>
                                </w:pPr>
                                <w:r>
                                  <w:rPr>
                                    <w:rFonts w:ascii="Verdana" w:eastAsia="Verdana" w:hAnsi="Verdana" w:cs="Verdana"/>
                                    <w:color w:val="000000"/>
                                  </w:rPr>
                                  <w:t>Analysis</w:t>
                                </w:r>
                              </w:p>
                            </w:txbxContent>
                          </wps:txbx>
                          <wps:bodyPr spcFirstLastPara="1" wrap="square" lIns="88900" tIns="38100" rIns="88900" bIns="38100" anchor="t" anchorCtr="0">
                            <a:noAutofit/>
                          </wps:bodyPr>
                        </wps:wsp>
                        <wps:wsp>
                          <wps:cNvPr id="9" name="Rectangle 9"/>
                          <wps:cNvSpPr/>
                          <wps:spPr>
                            <a:xfrm>
                              <a:off x="0" y="1249000"/>
                              <a:ext cx="1030600" cy="6794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jc w:val="center"/>
                                  <w:textDirection w:val="btLr"/>
                                </w:pPr>
                                <w:r>
                                  <w:rPr>
                                    <w:rFonts w:ascii="Verdana" w:eastAsia="Verdana" w:hAnsi="Verdana" w:cs="Verdana"/>
                                    <w:color w:val="000000"/>
                                  </w:rPr>
                                  <w:t>Data collection</w:t>
                                </w:r>
                              </w:p>
                              <w:p w:rsidR="0018576C" w:rsidRDefault="0018576C">
                                <w:pPr>
                                  <w:textDirection w:val="btLr"/>
                                </w:pPr>
                              </w:p>
                            </w:txbxContent>
                          </wps:txbx>
                          <wps:bodyPr spcFirstLastPara="1" wrap="square" lIns="88900" tIns="38100" rIns="88900" bIns="38100" anchor="t" anchorCtr="0">
                            <a:noAutofit/>
                          </wps:bodyPr>
                        </wps:wsp>
                        <wps:wsp>
                          <wps:cNvPr id="10" name="Oval 10"/>
                          <wps:cNvSpPr/>
                          <wps:spPr>
                            <a:xfrm>
                              <a:off x="307900" y="782900"/>
                              <a:ext cx="322000" cy="3505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1</w:t>
                                </w:r>
                              </w:p>
                            </w:txbxContent>
                          </wps:txbx>
                          <wps:bodyPr spcFirstLastPara="1" wrap="square" lIns="88900" tIns="38100" rIns="88900" bIns="38100" anchor="t" anchorCtr="0">
                            <a:noAutofit/>
                          </wps:bodyPr>
                        </wps:wsp>
                        <wps:wsp>
                          <wps:cNvPr id="11" name="Oval 11"/>
                          <wps:cNvSpPr/>
                          <wps:spPr>
                            <a:xfrm>
                              <a:off x="1190600" y="83100"/>
                              <a:ext cx="320700" cy="3493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2</w:t>
                                </w:r>
                              </w:p>
                            </w:txbxContent>
                          </wps:txbx>
                          <wps:bodyPr spcFirstLastPara="1" wrap="square" lIns="88900" tIns="38100" rIns="88900" bIns="38100" anchor="t" anchorCtr="0">
                            <a:noAutofit/>
                          </wps:bodyPr>
                        </wps:wsp>
                        <wps:wsp>
                          <wps:cNvPr id="12" name="Oval 12"/>
                          <wps:cNvSpPr/>
                          <wps:spPr>
                            <a:xfrm>
                              <a:off x="1190600" y="1480800"/>
                              <a:ext cx="320700" cy="3511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3</w:t>
                                </w:r>
                              </w:p>
                            </w:txbxContent>
                          </wps:txbx>
                          <wps:bodyPr spcFirstLastPara="1" wrap="square" lIns="88900" tIns="38100" rIns="88900" bIns="38100" anchor="t" anchorCtr="0">
                            <a:noAutofit/>
                          </wps:bodyPr>
                        </wps:wsp>
                        <wps:wsp>
                          <wps:cNvPr id="13" name="Straight Arrow Connector 13"/>
                          <wps:cNvCnPr/>
                          <wps:spPr>
                            <a:xfrm rot="10800000" flipH="1">
                              <a:off x="549200" y="315500"/>
                              <a:ext cx="641400" cy="46740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4" name="Straight Arrow Connector 14"/>
                          <wps:cNvCnPr/>
                          <wps:spPr>
                            <a:xfrm rot="10800000" flipH="1">
                              <a:off x="1511300" y="1133400"/>
                              <a:ext cx="560700" cy="58300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5" name="Oval 15"/>
                          <wps:cNvSpPr/>
                          <wps:spPr>
                            <a:xfrm>
                              <a:off x="2072000" y="897800"/>
                              <a:ext cx="321900" cy="351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4</w:t>
                                </w:r>
                              </w:p>
                            </w:txbxContent>
                          </wps:txbx>
                          <wps:bodyPr spcFirstLastPara="1" wrap="square" lIns="88900" tIns="38100" rIns="88900" bIns="38100" anchor="t" anchorCtr="0">
                            <a:noAutofit/>
                          </wps:bodyPr>
                        </wps:wsp>
                        <wps:wsp>
                          <wps:cNvPr id="16" name="Oval 16"/>
                          <wps:cNvSpPr/>
                          <wps:spPr>
                            <a:xfrm>
                              <a:off x="2794600" y="880100"/>
                              <a:ext cx="320700" cy="349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5</w:t>
                                </w:r>
                              </w:p>
                            </w:txbxContent>
                          </wps:txbx>
                          <wps:bodyPr spcFirstLastPara="1" wrap="square" lIns="88900" tIns="38100" rIns="88900" bIns="38100" anchor="t" anchorCtr="0">
                            <a:noAutofit/>
                          </wps:bodyPr>
                        </wps:wsp>
                        <wps:wsp>
                          <wps:cNvPr id="17" name="Oval 17"/>
                          <wps:cNvSpPr/>
                          <wps:spPr>
                            <a:xfrm>
                              <a:off x="3437199" y="880100"/>
                              <a:ext cx="320700" cy="349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6</w:t>
                                </w:r>
                              </w:p>
                            </w:txbxContent>
                          </wps:txbx>
                          <wps:bodyPr spcFirstLastPara="1" wrap="square" lIns="88900" tIns="38100" rIns="88900" bIns="38100" anchor="t" anchorCtr="0">
                            <a:noAutofit/>
                          </wps:bodyPr>
                        </wps:wsp>
                        <wps:wsp>
                          <wps:cNvPr id="18" name="Oval 18"/>
                          <wps:cNvSpPr/>
                          <wps:spPr>
                            <a:xfrm>
                              <a:off x="4114800" y="914400"/>
                              <a:ext cx="294600" cy="3492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jc w:val="center"/>
                                  <w:textDirection w:val="btLr"/>
                                </w:pPr>
                                <w:r>
                                  <w:rPr>
                                    <w:rFonts w:ascii="Comic Sans MS" w:eastAsia="Comic Sans MS" w:hAnsi="Comic Sans MS" w:cs="Comic Sans MS"/>
                                    <w:color w:val="003366"/>
                                    <w:sz w:val="17"/>
                                  </w:rPr>
                                  <w:t>7</w:t>
                                </w:r>
                              </w:p>
                            </w:txbxContent>
                          </wps:txbx>
                          <wps:bodyPr spcFirstLastPara="1" wrap="square" lIns="88900" tIns="38100" rIns="88900" bIns="38100" anchor="t" anchorCtr="0">
                            <a:noAutofit/>
                          </wps:bodyPr>
                        </wps:wsp>
                        <wps:wsp>
                          <wps:cNvPr id="19" name="Straight Arrow Connector 19"/>
                          <wps:cNvCnPr/>
                          <wps:spPr>
                            <a:xfrm>
                              <a:off x="549200" y="1133400"/>
                              <a:ext cx="641400" cy="46480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0" name="Straight Arrow Connector 20"/>
                          <wps:cNvCnPr/>
                          <wps:spPr>
                            <a:xfrm>
                              <a:off x="1351900" y="432400"/>
                              <a:ext cx="0" cy="104840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1" name="Straight Arrow Connector 21"/>
                          <wps:cNvCnPr/>
                          <wps:spPr>
                            <a:xfrm>
                              <a:off x="2393900" y="1112500"/>
                              <a:ext cx="400700" cy="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2" name="Straight Arrow Connector 22"/>
                          <wps:cNvCnPr/>
                          <wps:spPr>
                            <a:xfrm>
                              <a:off x="3115300" y="1112500"/>
                              <a:ext cx="321900" cy="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3" name="Straight Arrow Connector 23"/>
                          <wps:cNvCnPr/>
                          <wps:spPr>
                            <a:xfrm>
                              <a:off x="3757900" y="1112500"/>
                              <a:ext cx="320000" cy="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4" name="Oval 24"/>
                          <wps:cNvSpPr/>
                          <wps:spPr>
                            <a:xfrm>
                              <a:off x="5181600" y="884500"/>
                              <a:ext cx="400800" cy="393000"/>
                            </a:xfrm>
                            <a:prstGeom prst="ellipse">
                              <a:avLst/>
                            </a:prstGeom>
                            <a:solidFill>
                              <a:srgbClr val="FFFFFF"/>
                            </a:solidFill>
                            <a:ln w="12700" cap="flat" cmpd="sng">
                              <a:solidFill>
                                <a:srgbClr val="000000"/>
                              </a:solidFill>
                              <a:prstDash val="solid"/>
                              <a:round/>
                              <a:headEnd type="none" w="sm" len="sm"/>
                              <a:tailEnd type="none" w="sm" len="sm"/>
                            </a:ln>
                          </wps:spPr>
                          <wps:txbx>
                            <w:txbxContent>
                              <w:p w:rsidR="0018576C" w:rsidRDefault="00504F2B">
                                <w:pPr>
                                  <w:textDirection w:val="btLr"/>
                                </w:pPr>
                                <w:r>
                                  <w:rPr>
                                    <w:color w:val="000000"/>
                                    <w:sz w:val="28"/>
                                  </w:rPr>
                                  <w:t>8</w:t>
                                </w:r>
                              </w:p>
                            </w:txbxContent>
                          </wps:txbx>
                          <wps:bodyPr spcFirstLastPara="1" wrap="square" lIns="88900" tIns="38100" rIns="88900" bIns="38100" anchor="t" anchorCtr="0">
                            <a:noAutofit/>
                          </wps:bodyPr>
                        </wps:wsp>
                        <wps:wsp>
                          <wps:cNvPr id="25" name="Rectangle 25"/>
                          <wps:cNvSpPr/>
                          <wps:spPr>
                            <a:xfrm>
                              <a:off x="4468500" y="685800"/>
                              <a:ext cx="720600" cy="800100"/>
                            </a:xfrm>
                            <a:prstGeom prst="rect">
                              <a:avLst/>
                            </a:prstGeom>
                            <a:solidFill>
                              <a:srgbClr val="FFFFFF"/>
                            </a:solidFill>
                            <a:ln w="12700" cap="flat" cmpd="sng">
                              <a:solidFill>
                                <a:srgbClr val="FFFFFF"/>
                              </a:solidFill>
                              <a:prstDash val="solid"/>
                              <a:round/>
                              <a:headEnd type="none" w="sm" len="sm"/>
                              <a:tailEnd type="none" w="sm" len="sm"/>
                            </a:ln>
                          </wps:spPr>
                          <wps:txbx>
                            <w:txbxContent>
                              <w:p w:rsidR="0018576C" w:rsidRDefault="00504F2B">
                                <w:pPr>
                                  <w:textDirection w:val="btLr"/>
                                </w:pPr>
                                <w:r>
                                  <w:rPr>
                                    <w:rFonts w:ascii="Arial" w:eastAsia="Arial" w:hAnsi="Arial" w:cs="Arial"/>
                                    <w:b/>
                                    <w:color w:val="000000"/>
                                  </w:rPr>
                                  <w:t>Project report</w:t>
                                </w:r>
                              </w:p>
                              <w:p w:rsidR="0018576C" w:rsidRDefault="0018576C">
                                <w:pPr>
                                  <w:textDirection w:val="btLr"/>
                                </w:pPr>
                              </w:p>
                            </w:txbxContent>
                          </wps:txbx>
                          <wps:bodyPr spcFirstLastPara="1" wrap="square" lIns="88900" tIns="38100" rIns="88900" bIns="38100" anchor="t" anchorCtr="0">
                            <a:noAutofit/>
                          </wps:bodyPr>
                        </wps:wsp>
                        <wps:wsp>
                          <wps:cNvPr id="26" name="Straight Arrow Connector 26"/>
                          <wps:cNvCnPr/>
                          <wps:spPr>
                            <a:xfrm>
                              <a:off x="4433500" y="1081400"/>
                              <a:ext cx="589800" cy="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2183751"/>
                <wp:effectExtent b="0" l="0" r="0" t="0"/>
                <wp:wrapNone/>
                <wp:docPr id="465"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943600" cy="2183751"/>
                        </a:xfrm>
                        <a:prstGeom prst="rect"/>
                        <a:ln/>
                      </pic:spPr>
                    </pic:pic>
                  </a:graphicData>
                </a:graphic>
              </wp:anchor>
            </w:drawing>
          </mc:Fallback>
        </mc:AlternateContent>
      </w:r>
    </w:p>
    <w:p w:rsidR="0018576C" w:rsidRDefault="0018576C">
      <w:pPr>
        <w:pBdr>
          <w:top w:val="nil"/>
          <w:left w:val="nil"/>
          <w:bottom w:val="nil"/>
          <w:right w:val="nil"/>
          <w:between w:val="nil"/>
        </w:pBdr>
        <w:spacing w:before="215" w:line="386" w:lineRule="auto"/>
        <w:ind w:right="18"/>
        <w:jc w:val="both"/>
        <w:rPr>
          <w:color w:val="000000"/>
          <w:sz w:val="24"/>
          <w:szCs w:val="24"/>
        </w:rPr>
      </w:pPr>
    </w:p>
    <w:p w:rsidR="0018576C" w:rsidRDefault="00504F2B">
      <w:r>
        <w:t xml:space="preserve">                                        </w:t>
      </w:r>
      <w:r>
        <w:tab/>
      </w:r>
      <w:r>
        <w:tab/>
      </w:r>
      <w:r>
        <w:tab/>
      </w:r>
      <w:r>
        <w:tab/>
      </w:r>
      <w:r>
        <w:tab/>
      </w:r>
      <w:r>
        <w:tab/>
      </w:r>
      <w:r>
        <w:tab/>
      </w:r>
      <w:r>
        <w:tab/>
      </w:r>
      <w:r>
        <w:tab/>
      </w:r>
      <w:r>
        <w:tab/>
      </w:r>
      <w:r>
        <w:tab/>
      </w:r>
    </w:p>
    <w:p w:rsidR="0018576C" w:rsidRDefault="0018576C"/>
    <w:p w:rsidR="0018576C" w:rsidRDefault="0018576C"/>
    <w:p w:rsidR="0018576C" w:rsidRDefault="0018576C"/>
    <w:p w:rsidR="0018576C" w:rsidRDefault="0018576C"/>
    <w:p w:rsidR="0018576C" w:rsidRDefault="0018576C"/>
    <w:p w:rsidR="0018576C" w:rsidRDefault="0018576C"/>
    <w:p w:rsidR="0018576C" w:rsidRDefault="0018576C"/>
    <w:p w:rsidR="0018576C" w:rsidRDefault="00504F2B">
      <w:r>
        <w:t>Fig 1.1 Pert Chart</w:t>
      </w:r>
    </w:p>
    <w:p w:rsidR="0018576C" w:rsidRDefault="0018576C"/>
    <w:p w:rsidR="0018576C" w:rsidRDefault="0018576C"/>
    <w:p w:rsidR="0018576C" w:rsidRDefault="0018576C"/>
    <w:p w:rsidR="0018576C" w:rsidRDefault="0018576C"/>
    <w:p w:rsidR="0018576C" w:rsidRDefault="0018576C"/>
    <w:p w:rsidR="0018576C" w:rsidRDefault="00504F2B">
      <w:pPr>
        <w:widowControl/>
        <w:numPr>
          <w:ilvl w:val="2"/>
          <w:numId w:val="33"/>
        </w:numPr>
        <w:pBdr>
          <w:top w:val="nil"/>
          <w:left w:val="nil"/>
          <w:bottom w:val="nil"/>
          <w:right w:val="nil"/>
          <w:between w:val="nil"/>
        </w:pBdr>
        <w:spacing w:line="276" w:lineRule="auto"/>
        <w:jc w:val="both"/>
        <w:rPr>
          <w:b/>
          <w:color w:val="000000"/>
          <w:sz w:val="28"/>
          <w:szCs w:val="28"/>
        </w:rPr>
      </w:pPr>
      <w:r>
        <w:rPr>
          <w:b/>
          <w:color w:val="000000"/>
          <w:sz w:val="28"/>
          <w:szCs w:val="28"/>
        </w:rPr>
        <w:t>Gantt Chart</w:t>
      </w:r>
    </w:p>
    <w:p w:rsidR="0018576C" w:rsidRDefault="0018576C">
      <w:pPr>
        <w:pBdr>
          <w:top w:val="nil"/>
          <w:left w:val="nil"/>
          <w:bottom w:val="nil"/>
          <w:right w:val="nil"/>
          <w:between w:val="nil"/>
        </w:pBdr>
        <w:spacing w:line="276" w:lineRule="auto"/>
        <w:jc w:val="both"/>
        <w:rPr>
          <w:b/>
          <w:color w:val="000000"/>
          <w:sz w:val="24"/>
          <w:szCs w:val="24"/>
        </w:rPr>
      </w:pP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When creating a project schedule, the planner begins with a set of tasks (the work breakdown structure). If automated tools are used, the work breakdown is input as a task network. Effort, duration and start dates are input </w:t>
      </w:r>
      <w:r>
        <w:rPr>
          <w:sz w:val="24"/>
          <w:szCs w:val="24"/>
        </w:rPr>
        <w:t>to</w:t>
      </w:r>
      <w:r>
        <w:rPr>
          <w:color w:val="000000"/>
          <w:sz w:val="24"/>
          <w:szCs w:val="24"/>
        </w:rPr>
        <w:t xml:space="preserve"> each task network. As a conse</w:t>
      </w:r>
      <w:r>
        <w:rPr>
          <w:color w:val="000000"/>
          <w:sz w:val="24"/>
          <w:szCs w:val="24"/>
        </w:rPr>
        <w:t xml:space="preserve">quence of this input, a timeline chart also called a Gantt chart is generated. A timeline chart is developed </w:t>
      </w:r>
      <w:r>
        <w:rPr>
          <w:sz w:val="24"/>
          <w:szCs w:val="24"/>
        </w:rPr>
        <w:t>for the entire</w:t>
      </w:r>
      <w:r>
        <w:rPr>
          <w:color w:val="000000"/>
          <w:sz w:val="24"/>
          <w:szCs w:val="24"/>
        </w:rPr>
        <w:t xml:space="preserve"> project.</w:t>
      </w:r>
    </w:p>
    <w:p w:rsidR="0018576C" w:rsidRDefault="0018576C">
      <w:pPr>
        <w:pBdr>
          <w:top w:val="nil"/>
          <w:left w:val="nil"/>
          <w:bottom w:val="nil"/>
          <w:right w:val="nil"/>
          <w:between w:val="nil"/>
        </w:pBdr>
        <w:spacing w:line="360" w:lineRule="auto"/>
        <w:jc w:val="both"/>
        <w:rPr>
          <w:color w:val="000000"/>
          <w:sz w:val="24"/>
          <w:szCs w:val="24"/>
        </w:rPr>
      </w:pPr>
    </w:p>
    <w:p w:rsidR="0018576C" w:rsidRDefault="0018576C">
      <w:pPr>
        <w:pBdr>
          <w:top w:val="nil"/>
          <w:left w:val="nil"/>
          <w:bottom w:val="nil"/>
          <w:right w:val="nil"/>
          <w:between w:val="nil"/>
        </w:pBdr>
        <w:spacing w:line="360" w:lineRule="auto"/>
        <w:jc w:val="both"/>
        <w:rPr>
          <w:color w:val="000000"/>
          <w:sz w:val="24"/>
          <w:szCs w:val="24"/>
        </w:rPr>
      </w:pPr>
    </w:p>
    <w:p w:rsidR="0018576C" w:rsidRDefault="0018576C">
      <w:pPr>
        <w:pBdr>
          <w:top w:val="nil"/>
          <w:left w:val="nil"/>
          <w:bottom w:val="nil"/>
          <w:right w:val="nil"/>
          <w:between w:val="nil"/>
        </w:pBdr>
        <w:spacing w:line="360" w:lineRule="auto"/>
        <w:jc w:val="both"/>
        <w:rPr>
          <w:color w:val="000000"/>
          <w:sz w:val="24"/>
          <w:szCs w:val="24"/>
        </w:rPr>
      </w:pPr>
    </w:p>
    <w:p w:rsidR="0018576C" w:rsidRDefault="0018576C">
      <w:pPr>
        <w:pBdr>
          <w:top w:val="nil"/>
          <w:left w:val="nil"/>
          <w:bottom w:val="nil"/>
          <w:right w:val="nil"/>
          <w:between w:val="nil"/>
        </w:pBdr>
        <w:spacing w:line="360" w:lineRule="auto"/>
        <w:jc w:val="both"/>
        <w:rPr>
          <w:color w:val="000000"/>
          <w:sz w:val="24"/>
          <w:szCs w:val="24"/>
        </w:rPr>
      </w:pPr>
    </w:p>
    <w:p w:rsidR="0018576C" w:rsidRDefault="0018576C">
      <w:pPr>
        <w:pBdr>
          <w:top w:val="nil"/>
          <w:left w:val="nil"/>
          <w:bottom w:val="nil"/>
          <w:right w:val="nil"/>
          <w:between w:val="nil"/>
        </w:pBdr>
        <w:spacing w:line="360" w:lineRule="auto"/>
        <w:jc w:val="both"/>
        <w:rPr>
          <w:color w:val="000000"/>
          <w:sz w:val="24"/>
          <w:szCs w:val="24"/>
        </w:rPr>
      </w:pP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Gantt chart for project:</w:t>
      </w:r>
    </w:p>
    <w:p w:rsidR="0018576C" w:rsidRDefault="00504F2B">
      <w:pPr>
        <w:pBdr>
          <w:top w:val="nil"/>
          <w:left w:val="nil"/>
          <w:bottom w:val="nil"/>
          <w:right w:val="nil"/>
          <w:between w:val="nil"/>
        </w:pBdr>
        <w:spacing w:line="276" w:lineRule="auto"/>
        <w:jc w:val="both"/>
        <w:rPr>
          <w:color w:val="000000"/>
          <w:sz w:val="24"/>
          <w:szCs w:val="24"/>
        </w:rPr>
      </w:pPr>
      <w:r>
        <w:rPr>
          <w:color w:val="000000"/>
          <w:sz w:val="24"/>
          <w:szCs w:val="24"/>
        </w:rPr>
        <w:t xml:space="preserve">          </w: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1</wp:posOffset>
                </wp:positionH>
                <wp:positionV relativeFrom="paragraph">
                  <wp:posOffset>76200</wp:posOffset>
                </wp:positionV>
                <wp:extent cx="5657850" cy="342900"/>
                <wp:effectExtent l="0" t="0" r="0" b="0"/>
                <wp:wrapNone/>
                <wp:docPr id="469" name="Rectangle 469"/>
                <wp:cNvGraphicFramePr/>
                <a:graphic xmlns:a="http://schemas.openxmlformats.org/drawingml/2006/main">
                  <a:graphicData uri="http://schemas.microsoft.com/office/word/2010/wordprocessingShape">
                    <wps:wsp>
                      <wps:cNvSpPr/>
                      <wps:spPr>
                        <a:xfrm>
                          <a:off x="2627883" y="3670463"/>
                          <a:ext cx="5436235" cy="2190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8576C" w:rsidRDefault="00504F2B">
                            <w:pPr>
                              <w:textDirection w:val="btLr"/>
                            </w:pPr>
                            <w:r>
                              <w:rPr>
                                <w:color w:val="000000"/>
                                <w:sz w:val="20"/>
                              </w:rPr>
                              <w:t xml:space="preserve">Task     </w:t>
                            </w:r>
                            <w:r>
                              <w:rPr>
                                <w:color w:val="000000"/>
                                <w:sz w:val="20"/>
                              </w:rPr>
                              <w:tab/>
                              <w:t xml:space="preserve">      </w:t>
                            </w:r>
                            <w:r>
                              <w:rPr>
                                <w:color w:val="000000"/>
                                <w:sz w:val="20"/>
                              </w:rPr>
                              <w:tab/>
                            </w:r>
                            <w:r>
                              <w:rPr>
                                <w:color w:val="000000"/>
                                <w:sz w:val="20"/>
                              </w:rPr>
                              <w:tab/>
                              <w:t xml:space="preserve"> Feb</w:t>
                            </w:r>
                            <w:r>
                              <w:rPr>
                                <w:color w:val="000000"/>
                                <w:sz w:val="20"/>
                              </w:rPr>
                              <w:tab/>
                              <w:t xml:space="preserve">       Mar              Apr               May </w:t>
                            </w:r>
                            <w:r>
                              <w:rPr>
                                <w:color w:val="000000"/>
                                <w:sz w:val="20"/>
                              </w:rPr>
                              <w:tab/>
                              <w:t xml:space="preserve">          </w:t>
                            </w:r>
                            <w:r>
                              <w:rPr>
                                <w:color w:val="000000"/>
                                <w:sz w:val="20"/>
                              </w:rPr>
                              <w:t xml:space="preserve">    June                  July       </w:t>
                            </w:r>
                            <w:r>
                              <w:rPr>
                                <w:color w:val="000000"/>
                                <w:sz w:val="20"/>
                              </w:rPr>
                              <w:tab/>
                              <w:t xml:space="preserve">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657850" cy="342900"/>
                <wp:effectExtent b="0" l="0" r="0" t="0"/>
                <wp:wrapNone/>
                <wp:docPr id="469"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657850" cy="342900"/>
                        </a:xfrm>
                        <a:prstGeom prst="rect"/>
                        <a:ln/>
                      </pic:spPr>
                    </pic:pic>
                  </a:graphicData>
                </a:graphic>
              </wp:anchor>
            </w:drawing>
          </mc:Fallback>
        </mc:AlternateContent>
      </w:r>
    </w:p>
    <w:p w:rsidR="0018576C" w:rsidRDefault="0018576C">
      <w:pPr>
        <w:keepNext/>
        <w:pBdr>
          <w:top w:val="nil"/>
          <w:left w:val="nil"/>
          <w:bottom w:val="nil"/>
          <w:right w:val="nil"/>
          <w:between w:val="nil"/>
        </w:pBdr>
        <w:spacing w:line="276" w:lineRule="auto"/>
        <w:jc w:val="both"/>
        <w:rPr>
          <w:color w:val="000000"/>
          <w:sz w:val="24"/>
          <w:szCs w:val="24"/>
        </w:rPr>
      </w:pPr>
    </w:p>
    <w:p w:rsidR="0018576C" w:rsidRDefault="00504F2B">
      <w:pPr>
        <w:keepNext/>
        <w:pBdr>
          <w:top w:val="nil"/>
          <w:left w:val="nil"/>
          <w:bottom w:val="nil"/>
          <w:right w:val="nil"/>
          <w:between w:val="nil"/>
        </w:pBdr>
        <w:spacing w:line="276" w:lineRule="auto"/>
        <w:jc w:val="both"/>
        <w:rPr>
          <w:color w:val="000000"/>
          <w:sz w:val="24"/>
          <w:szCs w:val="24"/>
        </w:rPr>
      </w:pPr>
      <w:sdt>
        <w:sdtPr>
          <w:tag w:val="goog_rdk_1"/>
          <w:id w:val="1144160400"/>
        </w:sdtPr>
        <w:sdtEndPr/>
        <w:sdtContent>
          <w:ins w:id="3" w:author="Gopal Govind Agarwal" w:date="2021-08-08T10:00:00Z">
            <w:r>
              <w:rPr>
                <w:noProof/>
                <w:color w:val="000000"/>
                <w:sz w:val="24"/>
                <w:szCs w:val="24"/>
                <w:lang w:val="en-IN"/>
                <w:rPrChange w:id="4" w:author="Unknown">
                  <w:rPr>
                    <w:noProof/>
                    <w:lang w:val="en-IN"/>
                  </w:rPr>
                </w:rPrChange>
              </w:rPr>
              <w:drawing>
                <wp:inline distT="114300" distB="114300" distL="114300" distR="114300">
                  <wp:extent cx="5610225" cy="2261686"/>
                  <wp:effectExtent l="0" t="0" r="0" b="0"/>
                  <wp:docPr id="4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t="39426"/>
                          <a:stretch>
                            <a:fillRect/>
                          </a:stretch>
                        </pic:blipFill>
                        <pic:spPr>
                          <a:xfrm>
                            <a:off x="0" y="0"/>
                            <a:ext cx="5610225" cy="2261686"/>
                          </a:xfrm>
                          <a:prstGeom prst="rect">
                            <a:avLst/>
                          </a:prstGeom>
                          <a:ln/>
                        </pic:spPr>
                      </pic:pic>
                    </a:graphicData>
                  </a:graphic>
                </wp:inline>
              </w:drawing>
            </w:r>
          </w:ins>
        </w:sdtContent>
      </w:sdt>
    </w:p>
    <w:p w:rsidR="0018576C" w:rsidRDefault="00504F2B">
      <w:pPr>
        <w:widowControl/>
        <w:pBdr>
          <w:top w:val="nil"/>
          <w:left w:val="nil"/>
          <w:bottom w:val="nil"/>
          <w:right w:val="nil"/>
          <w:between w:val="nil"/>
        </w:pBdr>
        <w:spacing w:after="200" w:line="276" w:lineRule="auto"/>
        <w:jc w:val="center"/>
        <w:rPr>
          <w:color w:val="1F497D"/>
          <w:sz w:val="24"/>
          <w:szCs w:val="24"/>
        </w:rPr>
      </w:pPr>
      <w:bookmarkStart w:id="5" w:name="_heading=h.1fob9te" w:colFirst="0" w:colLast="0"/>
      <w:bookmarkEnd w:id="5"/>
      <w:r>
        <w:rPr>
          <w:color w:val="000000"/>
          <w:sz w:val="24"/>
          <w:szCs w:val="24"/>
        </w:rPr>
        <w:t xml:space="preserve">Fig 1.2 </w:t>
      </w:r>
      <w:r>
        <w:rPr>
          <w:sz w:val="24"/>
          <w:szCs w:val="24"/>
        </w:rPr>
        <w:t>Gantt</w:t>
      </w:r>
      <w:r>
        <w:rPr>
          <w:color w:val="000000"/>
          <w:sz w:val="24"/>
          <w:szCs w:val="24"/>
        </w:rPr>
        <w:t xml:space="preserve"> chart for project</w:t>
      </w:r>
    </w:p>
    <w:p w:rsidR="0018576C" w:rsidRDefault="00504F2B">
      <w:pPr>
        <w:pBdr>
          <w:top w:val="nil"/>
          <w:left w:val="nil"/>
          <w:bottom w:val="nil"/>
          <w:right w:val="nil"/>
          <w:between w:val="nil"/>
        </w:pBdr>
        <w:spacing w:line="276" w:lineRule="auto"/>
        <w:jc w:val="both"/>
        <w:rPr>
          <w:color w:val="000000"/>
          <w:sz w:val="24"/>
          <w:szCs w:val="24"/>
        </w:rPr>
      </w:pPr>
      <w:r>
        <w:rPr>
          <w:color w:val="000000"/>
          <w:sz w:val="24"/>
          <w:szCs w:val="24"/>
        </w:rPr>
        <w:t>Here horizontal bars indicate the duration of each task.</w:t>
      </w:r>
    </w:p>
    <w:p w:rsidR="0018576C" w:rsidRDefault="00504F2B">
      <w:pPr>
        <w:jc w:val="center"/>
      </w:pPr>
      <w:r>
        <w:br w:type="page"/>
      </w:r>
    </w:p>
    <w:p w:rsidR="0018576C" w:rsidRDefault="0018576C"/>
    <w:p w:rsidR="0018576C" w:rsidRDefault="00504F2B">
      <w:pPr>
        <w:spacing w:line="360" w:lineRule="auto"/>
        <w:jc w:val="center"/>
        <w:rPr>
          <w:b/>
          <w:sz w:val="32"/>
          <w:szCs w:val="32"/>
        </w:rPr>
      </w:pPr>
      <w:r>
        <w:rPr>
          <w:b/>
          <w:sz w:val="32"/>
          <w:szCs w:val="32"/>
        </w:rPr>
        <w:t>CHAPTER 2</w:t>
      </w:r>
    </w:p>
    <w:p w:rsidR="0018576C" w:rsidRDefault="00504F2B">
      <w:pPr>
        <w:spacing w:line="360" w:lineRule="auto"/>
        <w:ind w:right="18"/>
        <w:jc w:val="center"/>
        <w:rPr>
          <w:b/>
          <w:sz w:val="28"/>
          <w:szCs w:val="28"/>
        </w:rPr>
      </w:pPr>
      <w:r>
        <w:rPr>
          <w:b/>
          <w:sz w:val="28"/>
          <w:szCs w:val="28"/>
        </w:rPr>
        <w:t>CLOUD COMPUTING</w:t>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1"/>
        <w:ind w:right="18"/>
        <w:rPr>
          <w:b/>
          <w:color w:val="000000"/>
          <w:sz w:val="26"/>
          <w:szCs w:val="26"/>
        </w:rPr>
      </w:pPr>
    </w:p>
    <w:p w:rsidR="0018576C" w:rsidRDefault="00504F2B">
      <w:pPr>
        <w:pStyle w:val="Heading2"/>
        <w:numPr>
          <w:ilvl w:val="1"/>
          <w:numId w:val="19"/>
        </w:numPr>
        <w:tabs>
          <w:tab w:val="left" w:pos="1120"/>
        </w:tabs>
        <w:spacing w:before="88"/>
        <w:ind w:left="0" w:right="18"/>
        <w:jc w:val="left"/>
      </w:pPr>
      <w:r>
        <w:t>About:</w:t>
      </w:r>
    </w:p>
    <w:p w:rsidR="0018576C" w:rsidRDefault="0018576C">
      <w:pPr>
        <w:pBdr>
          <w:top w:val="nil"/>
          <w:left w:val="nil"/>
          <w:bottom w:val="nil"/>
          <w:right w:val="nil"/>
          <w:between w:val="nil"/>
        </w:pBdr>
        <w:spacing w:before="1"/>
        <w:ind w:right="18"/>
        <w:rPr>
          <w:b/>
          <w:color w:val="000000"/>
          <w:sz w:val="26"/>
          <w:szCs w:val="26"/>
        </w:rPr>
      </w:pPr>
    </w:p>
    <w:p w:rsidR="0018576C" w:rsidRDefault="00504F2B">
      <w:pPr>
        <w:pBdr>
          <w:top w:val="nil"/>
          <w:left w:val="nil"/>
          <w:bottom w:val="nil"/>
          <w:right w:val="nil"/>
          <w:between w:val="nil"/>
        </w:pBdr>
        <w:spacing w:before="120" w:after="120" w:line="276" w:lineRule="auto"/>
        <w:ind w:right="17" w:firstLine="1134"/>
        <w:jc w:val="both"/>
        <w:rPr>
          <w:color w:val="333333"/>
          <w:sz w:val="24"/>
          <w:szCs w:val="24"/>
        </w:rPr>
      </w:pPr>
      <w:r>
        <w:rPr>
          <w:color w:val="333333"/>
          <w:sz w:val="24"/>
          <w:szCs w:val="24"/>
        </w:rPr>
        <w:t xml:space="preserve">Cloud computing relies on software for distributed batch and stream processing, as well as distributed storage. This chapter focuses on an oft-ignored angle of assuredness: performance assuredness. </w:t>
      </w:r>
    </w:p>
    <w:p w:rsidR="0018576C" w:rsidRDefault="00504F2B">
      <w:pPr>
        <w:pBdr>
          <w:top w:val="nil"/>
          <w:left w:val="nil"/>
          <w:bottom w:val="nil"/>
          <w:right w:val="nil"/>
          <w:between w:val="nil"/>
        </w:pBdr>
        <w:spacing w:before="120" w:after="120" w:line="276" w:lineRule="auto"/>
        <w:ind w:right="17" w:firstLine="1134"/>
        <w:jc w:val="both"/>
        <w:rPr>
          <w:color w:val="000000"/>
          <w:sz w:val="27"/>
          <w:szCs w:val="27"/>
        </w:rPr>
      </w:pPr>
      <w:r>
        <w:rPr>
          <w:color w:val="333333"/>
          <w:sz w:val="24"/>
          <w:szCs w:val="24"/>
        </w:rPr>
        <w:t>A significant pain point today is the inability to suppor</w:t>
      </w:r>
      <w:r>
        <w:rPr>
          <w:color w:val="333333"/>
          <w:sz w:val="24"/>
          <w:szCs w:val="24"/>
        </w:rPr>
        <w:t>t reconfiguration operations, such as</w:t>
      </w:r>
      <w:r>
        <w:rPr>
          <w:color w:val="000000"/>
          <w:sz w:val="24"/>
          <w:szCs w:val="24"/>
        </w:rPr>
        <w:t xml:space="preserve"> </w:t>
      </w:r>
      <w:r>
        <w:rPr>
          <w:color w:val="333333"/>
          <w:sz w:val="24"/>
          <w:szCs w:val="24"/>
        </w:rPr>
        <w:t xml:space="preserve">changing of the shard key in a shared storage/database system, or scaling up (or down) of the number of virtual machines (VMs) being used in a stream or batch processing system. </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pPr>
      <w:r>
        <w:rPr>
          <w:color w:val="333333"/>
          <w:sz w:val="24"/>
          <w:szCs w:val="24"/>
        </w:rPr>
        <w:t>Cloud computing has become the industry</w:t>
      </w:r>
      <w:r>
        <w:rPr>
          <w:color w:val="333333"/>
          <w:sz w:val="24"/>
          <w:szCs w:val="24"/>
        </w:rPr>
        <w:t xml:space="preserve"> standard for rapid application deployment, scalable server support, mobile and distributed services, and it provides access to (theoretically) infinite resources. Unfortunately, researchers are still trying to converge towards cross-provider cloud computi</w:t>
      </w:r>
      <w:r>
        <w:rPr>
          <w:color w:val="333333"/>
          <w:sz w:val="24"/>
          <w:szCs w:val="24"/>
        </w:rPr>
        <w:t>ng frameworks to enable compatibility and seamless resource transition between cloud providers. Moreover, users are restricted to using the provider-specific pre-configured options of resources and services, irrespective of their current needs. At the same</w:t>
      </w:r>
      <w:r>
        <w:rPr>
          <w:color w:val="333333"/>
          <w:sz w:val="24"/>
          <w:szCs w:val="24"/>
        </w:rPr>
        <w:t xml:space="preserve"> time, cloud services are provided as a direct service from the providers to the clients. This creates a segregated cloud market clientele, and non-negotiable pricing</w:t>
      </w:r>
    </w:p>
    <w:p w:rsidR="0018576C" w:rsidRDefault="00504F2B">
      <w:pPr>
        <w:pBdr>
          <w:top w:val="nil"/>
          <w:left w:val="nil"/>
          <w:bottom w:val="nil"/>
          <w:right w:val="nil"/>
          <w:between w:val="nil"/>
        </w:pBdr>
        <w:spacing w:before="120" w:after="120" w:line="276" w:lineRule="auto"/>
        <w:ind w:right="17" w:firstLine="1134"/>
        <w:jc w:val="both"/>
        <w:rPr>
          <w:color w:val="333333"/>
          <w:sz w:val="24"/>
          <w:szCs w:val="24"/>
        </w:rPr>
      </w:pPr>
      <w:r>
        <w:rPr>
          <w:color w:val="333333"/>
          <w:sz w:val="24"/>
          <w:szCs w:val="24"/>
        </w:rPr>
        <w:t xml:space="preserve">Strategies for the cloud services. In this paper, we propose </w:t>
      </w:r>
      <w:proofErr w:type="spellStart"/>
      <w:r>
        <w:rPr>
          <w:color w:val="333333"/>
          <w:sz w:val="24"/>
          <w:szCs w:val="24"/>
        </w:rPr>
        <w:t>Jugo</w:t>
      </w:r>
      <w:proofErr w:type="spellEnd"/>
      <w:r>
        <w:rPr>
          <w:color w:val="333333"/>
          <w:sz w:val="24"/>
          <w:szCs w:val="24"/>
        </w:rPr>
        <w:t xml:space="preserve">, a generic architecture for cloud composition and negotiated service delivery for cloud users. </w:t>
      </w:r>
      <w:proofErr w:type="spellStart"/>
      <w:r>
        <w:rPr>
          <w:color w:val="333333"/>
          <w:sz w:val="24"/>
          <w:szCs w:val="24"/>
        </w:rPr>
        <w:t>Jugo</w:t>
      </w:r>
      <w:proofErr w:type="spellEnd"/>
      <w:r>
        <w:rPr>
          <w:color w:val="333333"/>
          <w:sz w:val="24"/>
          <w:szCs w:val="24"/>
        </w:rPr>
        <w:t xml:space="preserve"> acts as a match-maker for service specifications from the users with the currently availab</w:t>
      </w:r>
      <w:r>
        <w:rPr>
          <w:color w:val="333333"/>
          <w:sz w:val="24"/>
          <w:szCs w:val="24"/>
        </w:rPr>
        <w:t xml:space="preserve">le assets from the cloud providers. The engagement of a middle-man as an opaque cloud service provider will create a better opportunity for cloud users to find cheaper deals, price-matching, and flexible resource specifications, with increased revenue and </w:t>
      </w:r>
      <w:r>
        <w:rPr>
          <w:color w:val="333333"/>
          <w:sz w:val="24"/>
          <w:szCs w:val="24"/>
        </w:rPr>
        <w:t>higher resource utilization for the cloud service providers</w:t>
      </w:r>
      <w:proofErr w:type="gramStart"/>
      <w:r>
        <w:rPr>
          <w:color w:val="333333"/>
          <w:sz w:val="24"/>
          <w:szCs w:val="24"/>
        </w:rPr>
        <w:t>.[</w:t>
      </w:r>
      <w:proofErr w:type="gramEnd"/>
      <w:r>
        <w:rPr>
          <w:color w:val="333333"/>
          <w:sz w:val="24"/>
          <w:szCs w:val="24"/>
        </w:rPr>
        <w:t>1</w:t>
      </w:r>
      <w:r>
        <w:rPr>
          <w:color w:val="333333"/>
          <w:sz w:val="24"/>
          <w:szCs w:val="24"/>
        </w:rPr>
        <w:t>]</w:t>
      </w:r>
    </w:p>
    <w:p w:rsidR="0018576C" w:rsidRDefault="00504F2B">
      <w:pPr>
        <w:spacing w:before="120" w:after="120" w:line="276" w:lineRule="auto"/>
        <w:ind w:right="17" w:firstLine="1134"/>
        <w:jc w:val="both"/>
        <w:rPr>
          <w:color w:val="333333"/>
          <w:sz w:val="24"/>
          <w:szCs w:val="24"/>
        </w:rPr>
      </w:pPr>
      <w:r>
        <w:rPr>
          <w:color w:val="333333"/>
          <w:sz w:val="24"/>
          <w:szCs w:val="24"/>
        </w:rPr>
        <w:t>We discuss new techniques to support such reconfiguration operations in an online manner, whereby the system does not need to be shut down and the user/client-perceived behavior is indistingui</w:t>
      </w:r>
      <w:r>
        <w:rPr>
          <w:color w:val="333333"/>
          <w:sz w:val="24"/>
          <w:szCs w:val="24"/>
        </w:rPr>
        <w:t>shable regardless of whether a reconfiguration is occurring in the background, that is, the performance continues to be assured in spite of ongoing background reconfiguration. Next, we describe how to scale-out and scale-in (increase or decrease) the</w:t>
      </w:r>
      <w:r>
        <w:rPr>
          <w:sz w:val="24"/>
          <w:szCs w:val="24"/>
        </w:rPr>
        <w:t xml:space="preserve"> </w:t>
      </w:r>
      <w:r>
        <w:rPr>
          <w:color w:val="333333"/>
          <w:sz w:val="24"/>
          <w:szCs w:val="24"/>
        </w:rPr>
        <w:t>numbe</w:t>
      </w:r>
      <w:r>
        <w:rPr>
          <w:color w:val="333333"/>
          <w:sz w:val="24"/>
          <w:szCs w:val="24"/>
        </w:rPr>
        <w:t>r of machines/VMs in cloud computing frameworks like distributed stream processing and</w:t>
      </w:r>
      <w:r>
        <w:rPr>
          <w:sz w:val="24"/>
          <w:szCs w:val="24"/>
        </w:rPr>
        <w:t xml:space="preserve"> </w:t>
      </w:r>
      <w:r>
        <w:rPr>
          <w:color w:val="333333"/>
          <w:sz w:val="24"/>
          <w:szCs w:val="24"/>
        </w:rPr>
        <w:t xml:space="preserve">distributed graph processing systems, again while offering assured </w:t>
      </w:r>
      <w:r>
        <w:rPr>
          <w:color w:val="333333"/>
          <w:sz w:val="24"/>
          <w:szCs w:val="24"/>
        </w:rPr>
        <w:lastRenderedPageBreak/>
        <w:t>performance to the customer in spite of the reconfigurations occurring in the background. The ultimate</w:t>
      </w:r>
      <w:r>
        <w:rPr>
          <w:color w:val="333333"/>
          <w:sz w:val="24"/>
          <w:szCs w:val="24"/>
        </w:rPr>
        <w:t xml:space="preserve"> performance assuredness is the ability to support SLAs/SLOs (service-level agreements/objectives) such as deadlines. We present a new real-time scheduler that supports priorities and hard deadlines for </w:t>
      </w:r>
      <w:proofErr w:type="spellStart"/>
      <w:r>
        <w:rPr>
          <w:color w:val="333333"/>
          <w:sz w:val="24"/>
          <w:szCs w:val="24"/>
        </w:rPr>
        <w:t>Hadoop</w:t>
      </w:r>
      <w:proofErr w:type="spellEnd"/>
      <w:r>
        <w:rPr>
          <w:color w:val="333333"/>
          <w:sz w:val="24"/>
          <w:szCs w:val="24"/>
        </w:rPr>
        <w:t xml:space="preserve"> jobs. We implemented our reconfiguration syste</w:t>
      </w:r>
      <w:r>
        <w:rPr>
          <w:color w:val="333333"/>
          <w:sz w:val="24"/>
          <w:szCs w:val="24"/>
        </w:rPr>
        <w:t xml:space="preserve">ms as patches to several popular and open-source cloud computing systems, including </w:t>
      </w:r>
      <w:proofErr w:type="spellStart"/>
      <w:r>
        <w:rPr>
          <w:color w:val="333333"/>
          <w:sz w:val="24"/>
          <w:szCs w:val="24"/>
        </w:rPr>
        <w:t>MongoDB</w:t>
      </w:r>
      <w:proofErr w:type="spellEnd"/>
      <w:r>
        <w:rPr>
          <w:color w:val="333333"/>
          <w:sz w:val="24"/>
          <w:szCs w:val="24"/>
        </w:rPr>
        <w:t xml:space="preserve"> and Cassandra (storage), Storm (stream processing), </w:t>
      </w:r>
      <w:proofErr w:type="spellStart"/>
      <w:r>
        <w:rPr>
          <w:color w:val="333333"/>
          <w:sz w:val="24"/>
          <w:szCs w:val="24"/>
        </w:rPr>
        <w:t>LFGraph</w:t>
      </w:r>
      <w:proofErr w:type="spellEnd"/>
      <w:r>
        <w:rPr>
          <w:color w:val="333333"/>
          <w:sz w:val="24"/>
          <w:szCs w:val="24"/>
        </w:rPr>
        <w:t xml:space="preserve"> (graph processing), and </w:t>
      </w:r>
      <w:proofErr w:type="spellStart"/>
      <w:r>
        <w:rPr>
          <w:color w:val="333333"/>
          <w:sz w:val="24"/>
          <w:szCs w:val="24"/>
        </w:rPr>
        <w:t>Hadoop</w:t>
      </w:r>
      <w:proofErr w:type="spellEnd"/>
      <w:r>
        <w:rPr>
          <w:color w:val="333333"/>
          <w:sz w:val="24"/>
          <w:szCs w:val="24"/>
        </w:rPr>
        <w:t xml:space="preserve"> (batch processing).[2]</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pPr>
      <w:r>
        <w:rPr>
          <w:color w:val="333333"/>
          <w:sz w:val="24"/>
          <w:szCs w:val="24"/>
        </w:rPr>
        <w:t>Many enterprises in industries start using Cloud C</w:t>
      </w:r>
      <w:r>
        <w:rPr>
          <w:color w:val="333333"/>
          <w:sz w:val="24"/>
          <w:szCs w:val="24"/>
        </w:rPr>
        <w:t>omputing for their IT infrastructure services. This adoption of Cloud Computing is a part of the enterprise transformation which is the migration from a legacy IT environment to Cloud Computing. On the other hand, one of major targets is an industry soluti</w:t>
      </w:r>
      <w:r>
        <w:rPr>
          <w:color w:val="333333"/>
          <w:sz w:val="24"/>
          <w:szCs w:val="24"/>
        </w:rPr>
        <w:t>on which provides a critical business service to their end customers. This paper proposes Industry Cloud which is the enhanced design of Cloud Computing for industry solutions. It efficiently supports industry solutions for enterprise business requirements</w:t>
      </w:r>
      <w:r>
        <w:rPr>
          <w:color w:val="333333"/>
          <w:sz w:val="24"/>
          <w:szCs w:val="24"/>
        </w:rPr>
        <w:t>. The paper describes Industry Cloud with a requirement analysis of industry solutions, those adopted functions, and three use case scenarios in the electronics and retail industry. The contribution of the paper is the analysis of industry wide requirement</w:t>
      </w:r>
      <w:r>
        <w:rPr>
          <w:color w:val="333333"/>
          <w:sz w:val="24"/>
          <w:szCs w:val="24"/>
        </w:rPr>
        <w:t>s, the definition of Industry Cloud with a common function among industry solutions and the usage with use case scenarios</w:t>
      </w:r>
      <w:proofErr w:type="gramStart"/>
      <w:r>
        <w:rPr>
          <w:color w:val="333333"/>
          <w:sz w:val="24"/>
          <w:szCs w:val="24"/>
        </w:rPr>
        <w:t>.[</w:t>
      </w:r>
      <w:proofErr w:type="gramEnd"/>
      <w:r>
        <w:rPr>
          <w:color w:val="333333"/>
          <w:sz w:val="24"/>
          <w:szCs w:val="24"/>
        </w:rPr>
        <w:t>3]</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sectPr w:rsidR="0018576C">
          <w:pgSz w:w="12240" w:h="15840"/>
          <w:pgMar w:top="1418" w:right="1418" w:bottom="1418" w:left="1985" w:header="0" w:footer="809" w:gutter="0"/>
          <w:pgNumType w:start="1"/>
          <w:cols w:space="720"/>
        </w:sectPr>
      </w:pPr>
      <w:r>
        <w:rPr>
          <w:color w:val="333333"/>
          <w:sz w:val="24"/>
          <w:szCs w:val="24"/>
        </w:rPr>
        <w:t>The complexity of Cloud infrastructures is increasing every year, requiring new concepts and tools to face off</w:t>
      </w:r>
      <w:r>
        <w:rPr>
          <w:color w:val="333333"/>
          <w:sz w:val="24"/>
          <w:szCs w:val="24"/>
        </w:rPr>
        <w:t xml:space="preserve"> topics such as process configuration and reconfiguration, automatic scaling, elastic computing and healthiness control. This paper presents a Smart Cloud solution based on a Knowledge Base, KB, with the aim of modeling cloud resources, Service Level Agree</w:t>
      </w:r>
      <w:r>
        <w:rPr>
          <w:color w:val="333333"/>
          <w:sz w:val="24"/>
          <w:szCs w:val="24"/>
        </w:rPr>
        <w:t>ments and their evolution, while enabling the reasoning on cloud structures and implementing strategies of efficient smart cloud management and intelligence. The solution proposed is composed of Smart Cloud Engine, SCE, the Knowledge Base, KB, and the Supe</w:t>
      </w:r>
      <w:r>
        <w:rPr>
          <w:color w:val="333333"/>
          <w:sz w:val="24"/>
          <w:szCs w:val="24"/>
        </w:rPr>
        <w:t>rvisor and Monitoring module for data acquisition. It can be easily integrated with any cloud configuration manager, cloud orchestra or, and monitoring tool, since the connections with these tools are performed by using REST calls and XML files. [4]</w:t>
      </w:r>
    </w:p>
    <w:p w:rsidR="0018576C" w:rsidRDefault="00504F2B">
      <w:pPr>
        <w:pBdr>
          <w:top w:val="nil"/>
          <w:left w:val="nil"/>
          <w:bottom w:val="nil"/>
          <w:right w:val="nil"/>
          <w:between w:val="nil"/>
        </w:pBdr>
        <w:spacing w:before="120" w:after="120" w:line="276" w:lineRule="auto"/>
        <w:ind w:right="17" w:firstLine="1134"/>
        <w:jc w:val="both"/>
        <w:rPr>
          <w:color w:val="333333"/>
          <w:sz w:val="24"/>
          <w:szCs w:val="24"/>
        </w:rPr>
      </w:pPr>
      <w:r>
        <w:rPr>
          <w:color w:val="333333"/>
          <w:sz w:val="24"/>
          <w:szCs w:val="24"/>
        </w:rPr>
        <w:lastRenderedPageBreak/>
        <w:t>Curren</w:t>
      </w:r>
      <w:r>
        <w:rPr>
          <w:color w:val="333333"/>
          <w:sz w:val="24"/>
          <w:szCs w:val="24"/>
        </w:rPr>
        <w:t xml:space="preserve">t Cloud Computing is primarily based on proprietary data centers, where hundreds of thousands of dedicated servers are </w:t>
      </w:r>
      <w:r>
        <w:rPr>
          <w:color w:val="333333"/>
          <w:sz w:val="24"/>
          <w:szCs w:val="24"/>
        </w:rPr>
        <w:t>set up</w:t>
      </w:r>
      <w:r>
        <w:rPr>
          <w:color w:val="333333"/>
          <w:sz w:val="24"/>
          <w:szCs w:val="24"/>
        </w:rPr>
        <w:t xml:space="preserve"> to host the cloud services. </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pPr>
      <w:r>
        <w:rPr>
          <w:color w:val="333333"/>
          <w:sz w:val="24"/>
          <w:szCs w:val="24"/>
        </w:rPr>
        <w:t>In addition to the huge number of dedicated servers deployed in data centers, there are billions of u</w:t>
      </w:r>
      <w:r>
        <w:rPr>
          <w:color w:val="333333"/>
          <w:sz w:val="24"/>
          <w:szCs w:val="24"/>
        </w:rPr>
        <w:t>nderutilized Personal Computers (PCs), usually used only for a few hours per day, owned by individuals and organizations worldwide. The vast untapped compute and storage capacities of the underutilized PCs can be consolidated as alternative cloud fabrics t</w:t>
      </w:r>
      <w:r>
        <w:rPr>
          <w:color w:val="333333"/>
          <w:sz w:val="24"/>
          <w:szCs w:val="24"/>
        </w:rPr>
        <w:t xml:space="preserve">o provision broad cloud services, primarily infrastructure as a service. This approach, thus referred to </w:t>
      </w:r>
      <w:r>
        <w:rPr>
          <w:color w:val="333333"/>
          <w:sz w:val="24"/>
          <w:szCs w:val="24"/>
        </w:rPr>
        <w:t>as the</w:t>
      </w:r>
      <w:r>
        <w:rPr>
          <w:color w:val="333333"/>
          <w:sz w:val="24"/>
          <w:szCs w:val="24"/>
        </w:rPr>
        <w:t xml:space="preserve"> "no data center" approach, complements the data center based cloud provision model. In this paper, we present our opportunistic Cloud Computing </w:t>
      </w:r>
      <w:r>
        <w:rPr>
          <w:color w:val="333333"/>
          <w:sz w:val="24"/>
          <w:szCs w:val="24"/>
        </w:rPr>
        <w:t xml:space="preserve">system, called cu </w:t>
      </w:r>
      <w:proofErr w:type="gramStart"/>
      <w:r>
        <w:rPr>
          <w:color w:val="333333"/>
          <w:sz w:val="24"/>
          <w:szCs w:val="24"/>
        </w:rPr>
        <w:t>Cloud, that</w:t>
      </w:r>
      <w:proofErr w:type="gramEnd"/>
      <w:r>
        <w:rPr>
          <w:color w:val="333333"/>
          <w:sz w:val="24"/>
          <w:szCs w:val="24"/>
        </w:rPr>
        <w:t xml:space="preserve"> runs on scavenged resources of underutilized PCs within an organization/community. Our system demonstrates that the "no data center" solution indeed works. Besides </w:t>
      </w:r>
      <w:r>
        <w:rPr>
          <w:color w:val="333333"/>
          <w:sz w:val="24"/>
          <w:szCs w:val="24"/>
        </w:rPr>
        <w:t>providing</w:t>
      </w:r>
      <w:r>
        <w:rPr>
          <w:color w:val="333333"/>
          <w:sz w:val="24"/>
          <w:szCs w:val="24"/>
        </w:rPr>
        <w:t xml:space="preserve"> our concept, model, and philosophy, our experimental</w:t>
      </w:r>
      <w:r>
        <w:rPr>
          <w:color w:val="333333"/>
          <w:sz w:val="24"/>
          <w:szCs w:val="24"/>
        </w:rPr>
        <w:t xml:space="preserve"> results are highly encouraging. [5]</w:t>
      </w:r>
    </w:p>
    <w:p w:rsidR="0018576C" w:rsidRDefault="00504F2B">
      <w:pPr>
        <w:pBdr>
          <w:top w:val="nil"/>
          <w:left w:val="nil"/>
          <w:bottom w:val="nil"/>
          <w:right w:val="nil"/>
          <w:between w:val="nil"/>
        </w:pBdr>
        <w:spacing w:before="120" w:after="120" w:line="276" w:lineRule="auto"/>
        <w:ind w:right="17" w:firstLine="1134"/>
        <w:jc w:val="both"/>
        <w:rPr>
          <w:color w:val="333333"/>
          <w:sz w:val="24"/>
          <w:szCs w:val="24"/>
        </w:rPr>
      </w:pPr>
      <w:r>
        <w:rPr>
          <w:color w:val="333333"/>
          <w:sz w:val="24"/>
          <w:szCs w:val="24"/>
        </w:rPr>
        <w:t>Whether</w:t>
      </w:r>
      <w:r>
        <w:rPr>
          <w:color w:val="333333"/>
          <w:sz w:val="24"/>
          <w:szCs w:val="24"/>
        </w:rPr>
        <w:t xml:space="preserve"> one public cloud, private cloud or a mixed cloud, the users </w:t>
      </w:r>
      <w:r>
        <w:rPr>
          <w:color w:val="333333"/>
          <w:sz w:val="24"/>
          <w:szCs w:val="24"/>
        </w:rPr>
        <w:t>lack effective</w:t>
      </w:r>
      <w:r>
        <w:rPr>
          <w:color w:val="333333"/>
          <w:sz w:val="24"/>
          <w:szCs w:val="24"/>
        </w:rPr>
        <w:t xml:space="preserve"> security quantifiable evaluation methods to grasp the security situation of its own information infrastructure on the whole. This paper </w:t>
      </w:r>
      <w:r>
        <w:rPr>
          <w:color w:val="333333"/>
          <w:sz w:val="24"/>
          <w:szCs w:val="24"/>
        </w:rPr>
        <w:t xml:space="preserve">provides a quantifiable security evaluation system for different clouds that can be accessed </w:t>
      </w:r>
      <w:r>
        <w:rPr>
          <w:color w:val="333333"/>
          <w:sz w:val="24"/>
          <w:szCs w:val="24"/>
        </w:rPr>
        <w:t>by a consistent</w:t>
      </w:r>
      <w:r>
        <w:rPr>
          <w:color w:val="333333"/>
          <w:sz w:val="24"/>
          <w:szCs w:val="24"/>
        </w:rPr>
        <w:t xml:space="preserve"> API. The evaluation system </w:t>
      </w:r>
      <w:r>
        <w:rPr>
          <w:color w:val="333333"/>
          <w:sz w:val="24"/>
          <w:szCs w:val="24"/>
        </w:rPr>
        <w:t>includes a security</w:t>
      </w:r>
      <w:r>
        <w:rPr>
          <w:color w:val="333333"/>
          <w:sz w:val="24"/>
          <w:szCs w:val="24"/>
        </w:rPr>
        <w:t xml:space="preserve"> scanning engine, security recovery engine, security quantifiable evaluation model, visual display </w:t>
      </w:r>
      <w:r>
        <w:rPr>
          <w:color w:val="333333"/>
          <w:sz w:val="24"/>
          <w:szCs w:val="24"/>
        </w:rPr>
        <w:t>mo</w:t>
      </w:r>
      <w:r>
        <w:rPr>
          <w:color w:val="333333"/>
          <w:sz w:val="24"/>
          <w:szCs w:val="24"/>
        </w:rPr>
        <w:t>dule,</w:t>
      </w:r>
      <w:r>
        <w:rPr>
          <w:color w:val="333333"/>
          <w:sz w:val="24"/>
          <w:szCs w:val="24"/>
        </w:rPr>
        <w:t xml:space="preserve"> etc. </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pPr>
      <w:r>
        <w:rPr>
          <w:color w:val="333333"/>
          <w:sz w:val="24"/>
          <w:szCs w:val="24"/>
        </w:rPr>
        <w:t xml:space="preserve">The security evaluation model </w:t>
      </w:r>
      <w:r>
        <w:rPr>
          <w:color w:val="333333"/>
          <w:sz w:val="24"/>
          <w:szCs w:val="24"/>
        </w:rPr>
        <w:t>consists</w:t>
      </w:r>
      <w:r>
        <w:rPr>
          <w:color w:val="333333"/>
          <w:sz w:val="24"/>
          <w:szCs w:val="24"/>
        </w:rPr>
        <w:t xml:space="preserve"> of a set of evaluation elements </w:t>
      </w:r>
      <w:r>
        <w:rPr>
          <w:color w:val="333333"/>
          <w:sz w:val="24"/>
          <w:szCs w:val="24"/>
        </w:rPr>
        <w:t>corresponding to different</w:t>
      </w:r>
      <w:r>
        <w:rPr>
          <w:color w:val="333333"/>
          <w:sz w:val="24"/>
          <w:szCs w:val="24"/>
        </w:rPr>
        <w:t xml:space="preserve"> fields, such as computing, storage, network, maintenance, application </w:t>
      </w:r>
      <w:r>
        <w:rPr>
          <w:color w:val="333333"/>
          <w:sz w:val="24"/>
          <w:szCs w:val="24"/>
        </w:rPr>
        <w:t>security,</w:t>
      </w:r>
      <w:r>
        <w:rPr>
          <w:color w:val="333333"/>
          <w:sz w:val="24"/>
          <w:szCs w:val="24"/>
        </w:rPr>
        <w:t xml:space="preserve"> etc. Each element is assigned a three </w:t>
      </w:r>
      <w:r>
        <w:rPr>
          <w:color w:val="333333"/>
          <w:sz w:val="24"/>
          <w:szCs w:val="24"/>
        </w:rPr>
        <w:t>tuples</w:t>
      </w:r>
      <w:r>
        <w:rPr>
          <w:color w:val="333333"/>
          <w:sz w:val="24"/>
          <w:szCs w:val="24"/>
        </w:rPr>
        <w:t xml:space="preserve"> on vulnerabilities, s</w:t>
      </w:r>
      <w:r>
        <w:rPr>
          <w:color w:val="333333"/>
          <w:sz w:val="24"/>
          <w:szCs w:val="24"/>
        </w:rPr>
        <w:t xml:space="preserve">core and repair method. The system </w:t>
      </w:r>
      <w:r>
        <w:rPr>
          <w:color w:val="333333"/>
          <w:sz w:val="24"/>
          <w:szCs w:val="24"/>
        </w:rPr>
        <w:t>adopts a</w:t>
      </w:r>
      <w:r>
        <w:rPr>
          <w:color w:val="333333"/>
          <w:sz w:val="24"/>
          <w:szCs w:val="24"/>
        </w:rPr>
        <w:t xml:space="preserve"> “One vote vetoed” mechanism for one field to count </w:t>
      </w:r>
      <w:proofErr w:type="gramStart"/>
      <w:r>
        <w:rPr>
          <w:color w:val="333333"/>
          <w:sz w:val="24"/>
          <w:szCs w:val="24"/>
        </w:rPr>
        <w:t>it's</w:t>
      </w:r>
      <w:proofErr w:type="gramEnd"/>
      <w:r>
        <w:rPr>
          <w:color w:val="333333"/>
          <w:sz w:val="24"/>
          <w:szCs w:val="24"/>
        </w:rPr>
        <w:t xml:space="preserve"> score and adds up the summary as the total score, and to create one security view.</w:t>
      </w:r>
    </w:p>
    <w:p w:rsidR="0018576C" w:rsidRDefault="00504F2B">
      <w:pPr>
        <w:pBdr>
          <w:top w:val="nil"/>
          <w:left w:val="nil"/>
          <w:bottom w:val="nil"/>
          <w:right w:val="nil"/>
          <w:between w:val="nil"/>
        </w:pBdr>
        <w:spacing w:before="120" w:after="120" w:line="276" w:lineRule="auto"/>
        <w:ind w:right="17" w:firstLine="1134"/>
        <w:jc w:val="both"/>
        <w:rPr>
          <w:color w:val="000000"/>
          <w:sz w:val="24"/>
          <w:szCs w:val="24"/>
        </w:rPr>
        <w:sectPr w:rsidR="0018576C">
          <w:pgSz w:w="12240" w:h="15840"/>
          <w:pgMar w:top="1418" w:right="1418" w:bottom="1418" w:left="1985" w:header="0" w:footer="809" w:gutter="0"/>
          <w:cols w:space="720"/>
        </w:sectPr>
      </w:pPr>
      <w:r>
        <w:rPr>
          <w:color w:val="333333"/>
          <w:sz w:val="24"/>
          <w:szCs w:val="24"/>
        </w:rPr>
        <w:t>We implement the quantifiable evaluation for different cloud</w:t>
      </w:r>
      <w:r>
        <w:rPr>
          <w:color w:val="333333"/>
          <w:sz w:val="24"/>
          <w:szCs w:val="24"/>
        </w:rPr>
        <w:t xml:space="preserve"> users based on our G-Cloud platform. It shows the dynamic security scanning score for one or multiple clouds with visual graphs and </w:t>
      </w:r>
      <w:r>
        <w:rPr>
          <w:color w:val="333333"/>
          <w:sz w:val="24"/>
          <w:szCs w:val="24"/>
        </w:rPr>
        <w:t>guides</w:t>
      </w:r>
      <w:r>
        <w:rPr>
          <w:color w:val="333333"/>
          <w:sz w:val="24"/>
          <w:szCs w:val="24"/>
        </w:rPr>
        <w:t xml:space="preserve"> users to modify configuration, improve operation and repair vulnerabilities, so as to improve the security of their </w:t>
      </w:r>
      <w:r>
        <w:rPr>
          <w:color w:val="333333"/>
          <w:sz w:val="24"/>
          <w:szCs w:val="24"/>
        </w:rPr>
        <w:t>cloud resources. [6]</w:t>
      </w:r>
    </w:p>
    <w:p w:rsidR="0018576C" w:rsidRDefault="0018576C"/>
    <w:p w:rsidR="0018576C" w:rsidRDefault="00504F2B">
      <w:pPr>
        <w:spacing w:line="360" w:lineRule="auto"/>
        <w:ind w:right="18"/>
        <w:jc w:val="center"/>
        <w:rPr>
          <w:b/>
          <w:sz w:val="32"/>
          <w:szCs w:val="32"/>
        </w:rPr>
      </w:pPr>
      <w:r>
        <w:rPr>
          <w:b/>
          <w:sz w:val="32"/>
          <w:szCs w:val="32"/>
        </w:rPr>
        <w:t>CHAPTER 3</w:t>
      </w:r>
    </w:p>
    <w:p w:rsidR="0018576C" w:rsidRDefault="00504F2B">
      <w:pPr>
        <w:spacing w:line="360" w:lineRule="auto"/>
        <w:ind w:right="18"/>
        <w:jc w:val="center"/>
        <w:rPr>
          <w:b/>
          <w:sz w:val="28"/>
          <w:szCs w:val="28"/>
        </w:rPr>
      </w:pPr>
      <w:r>
        <w:rPr>
          <w:b/>
          <w:sz w:val="28"/>
          <w:szCs w:val="28"/>
        </w:rPr>
        <w:t>FEASIBILITY STUDY</w:t>
      </w:r>
    </w:p>
    <w:p w:rsidR="0018576C" w:rsidRDefault="0018576C">
      <w:pPr>
        <w:spacing w:line="379" w:lineRule="auto"/>
        <w:ind w:right="18"/>
        <w:jc w:val="center"/>
        <w:rPr>
          <w:b/>
          <w:sz w:val="36"/>
          <w:szCs w:val="36"/>
        </w:rPr>
      </w:pPr>
    </w:p>
    <w:p w:rsidR="0018576C" w:rsidRDefault="00504F2B">
      <w:pPr>
        <w:spacing w:after="120" w:line="276" w:lineRule="auto"/>
        <w:jc w:val="both"/>
        <w:rPr>
          <w:b/>
          <w:sz w:val="28"/>
          <w:szCs w:val="28"/>
        </w:rPr>
      </w:pPr>
      <w:r>
        <w:rPr>
          <w:b/>
          <w:sz w:val="28"/>
          <w:szCs w:val="28"/>
        </w:rPr>
        <w:t>3.1 Introduction</w:t>
      </w:r>
    </w:p>
    <w:p w:rsidR="0018576C" w:rsidRDefault="00504F2B">
      <w:pPr>
        <w:spacing w:after="120" w:line="360" w:lineRule="auto"/>
        <w:ind w:firstLine="720"/>
        <w:jc w:val="both"/>
        <w:rPr>
          <w:sz w:val="24"/>
          <w:szCs w:val="24"/>
        </w:rPr>
      </w:pPr>
      <w:r>
        <w:rPr>
          <w:b/>
          <w:sz w:val="28"/>
          <w:szCs w:val="28"/>
        </w:rPr>
        <w:tab/>
      </w:r>
      <w:r>
        <w:rPr>
          <w:sz w:val="24"/>
          <w:szCs w:val="24"/>
        </w:rPr>
        <w:t xml:space="preserve">Feasibility of the system is an important aspect, which is to be considered. The system needs to satisfy the law of economics, which states that the maximum output should be yielded in minimum available resources. </w:t>
      </w:r>
    </w:p>
    <w:p w:rsidR="0018576C" w:rsidRDefault="00504F2B">
      <w:pPr>
        <w:spacing w:after="120" w:line="360" w:lineRule="auto"/>
        <w:jc w:val="both"/>
        <w:rPr>
          <w:sz w:val="24"/>
          <w:szCs w:val="24"/>
        </w:rPr>
      </w:pPr>
      <w:r>
        <w:rPr>
          <w:sz w:val="24"/>
          <w:szCs w:val="24"/>
        </w:rPr>
        <w:t>A feasibility analysis evaluates the proj</w:t>
      </w:r>
      <w:r>
        <w:rPr>
          <w:sz w:val="24"/>
          <w:szCs w:val="24"/>
        </w:rPr>
        <w:t>ect’s potential for success; therefore, perceived objectivity is an essential factor in the credibility of the study for potential investors and lending institutions. There are five types of feasibility study—separate areas that a feasibility study examine</w:t>
      </w:r>
      <w:r>
        <w:rPr>
          <w:sz w:val="24"/>
          <w:szCs w:val="24"/>
        </w:rPr>
        <w:t>s, described below.</w:t>
      </w:r>
    </w:p>
    <w:p w:rsidR="0018576C" w:rsidRDefault="00504F2B">
      <w:pPr>
        <w:widowControl/>
        <w:numPr>
          <w:ilvl w:val="0"/>
          <w:numId w:val="21"/>
        </w:numPr>
        <w:spacing w:after="120" w:line="360" w:lineRule="auto"/>
        <w:jc w:val="both"/>
        <w:rPr>
          <w:b/>
          <w:sz w:val="24"/>
          <w:szCs w:val="24"/>
        </w:rPr>
      </w:pPr>
      <w:r>
        <w:rPr>
          <w:b/>
          <w:sz w:val="24"/>
          <w:szCs w:val="24"/>
        </w:rPr>
        <w:t>Technical Feasibility</w:t>
      </w:r>
    </w:p>
    <w:p w:rsidR="0018576C" w:rsidRDefault="00504F2B">
      <w:pPr>
        <w:spacing w:after="120" w:line="360" w:lineRule="auto"/>
        <w:jc w:val="both"/>
        <w:rPr>
          <w:sz w:val="24"/>
          <w:szCs w:val="24"/>
        </w:rPr>
      </w:pPr>
      <w:r>
        <w:rPr>
          <w:sz w:val="24"/>
          <w:szCs w:val="24"/>
        </w:rPr>
        <w:t>This assessment focuses on the technical resources available to the organization. It helps organizations determine whether the technical resources meet capacity and whether the technical team is capable of converti</w:t>
      </w:r>
      <w:r>
        <w:rPr>
          <w:sz w:val="24"/>
          <w:szCs w:val="24"/>
        </w:rPr>
        <w:t>ng the ideas into working systems. Technical feasibility also involves the evaluation of the hardware, software, and other technical requirements of the proposed system. As an exaggerated example, an organization wouldn’t want to try to put Star Trek’s tra</w:t>
      </w:r>
      <w:r>
        <w:rPr>
          <w:sz w:val="24"/>
          <w:szCs w:val="24"/>
        </w:rPr>
        <w:t>nsporters in their building—currently, this project is not technically feasible.</w:t>
      </w:r>
    </w:p>
    <w:p w:rsidR="0018576C" w:rsidRDefault="00504F2B">
      <w:pPr>
        <w:widowControl/>
        <w:numPr>
          <w:ilvl w:val="0"/>
          <w:numId w:val="21"/>
        </w:numPr>
        <w:pBdr>
          <w:top w:val="nil"/>
          <w:left w:val="nil"/>
          <w:bottom w:val="nil"/>
          <w:right w:val="nil"/>
          <w:between w:val="nil"/>
        </w:pBdr>
        <w:spacing w:before="158" w:after="120" w:line="360" w:lineRule="auto"/>
        <w:jc w:val="both"/>
        <w:rPr>
          <w:b/>
          <w:color w:val="000000"/>
          <w:sz w:val="24"/>
          <w:szCs w:val="24"/>
        </w:rPr>
      </w:pPr>
      <w:r>
        <w:rPr>
          <w:b/>
          <w:color w:val="000000"/>
          <w:sz w:val="24"/>
          <w:szCs w:val="24"/>
        </w:rPr>
        <w:t>Economic Feasibility</w:t>
      </w:r>
    </w:p>
    <w:p w:rsidR="0018576C" w:rsidRDefault="00504F2B">
      <w:pPr>
        <w:spacing w:after="120" w:line="360" w:lineRule="auto"/>
        <w:jc w:val="both"/>
        <w:rPr>
          <w:sz w:val="24"/>
          <w:szCs w:val="24"/>
        </w:rPr>
      </w:pPr>
      <w:r>
        <w:rPr>
          <w:sz w:val="24"/>
          <w:szCs w:val="24"/>
        </w:rPr>
        <w:t xml:space="preserve">This assessment typically involves a cost/ benefits analysis of the project, helping organizations determine the viability, cost, and benefits associated </w:t>
      </w:r>
      <w:r>
        <w:rPr>
          <w:sz w:val="24"/>
          <w:szCs w:val="24"/>
        </w:rPr>
        <w:t>with a project before financial resources are allocated. It also serves as an independent project assessment and enhances project credibility—helping decision-makers determine the positive economic benefits to the organization that the proposed project wil</w:t>
      </w:r>
      <w:r>
        <w:rPr>
          <w:sz w:val="24"/>
          <w:szCs w:val="24"/>
        </w:rPr>
        <w:t>l provide.</w:t>
      </w:r>
    </w:p>
    <w:p w:rsidR="0018576C" w:rsidRDefault="0018576C">
      <w:pPr>
        <w:spacing w:after="120" w:line="360" w:lineRule="auto"/>
        <w:jc w:val="both"/>
        <w:rPr>
          <w:sz w:val="24"/>
          <w:szCs w:val="24"/>
        </w:rPr>
      </w:pPr>
    </w:p>
    <w:p w:rsidR="0018576C" w:rsidRDefault="0018576C">
      <w:pPr>
        <w:spacing w:after="120" w:line="360" w:lineRule="auto"/>
        <w:jc w:val="both"/>
        <w:rPr>
          <w:sz w:val="24"/>
          <w:szCs w:val="24"/>
        </w:rPr>
      </w:pPr>
    </w:p>
    <w:p w:rsidR="0018576C" w:rsidRDefault="00504F2B">
      <w:pPr>
        <w:widowControl/>
        <w:numPr>
          <w:ilvl w:val="0"/>
          <w:numId w:val="21"/>
        </w:numPr>
        <w:pBdr>
          <w:top w:val="nil"/>
          <w:left w:val="nil"/>
          <w:bottom w:val="nil"/>
          <w:right w:val="nil"/>
          <w:between w:val="nil"/>
        </w:pBdr>
        <w:spacing w:before="158" w:after="120" w:line="360" w:lineRule="auto"/>
        <w:jc w:val="both"/>
        <w:rPr>
          <w:b/>
          <w:color w:val="000000"/>
          <w:sz w:val="24"/>
          <w:szCs w:val="24"/>
        </w:rPr>
      </w:pPr>
      <w:r>
        <w:rPr>
          <w:b/>
          <w:color w:val="000000"/>
          <w:sz w:val="24"/>
          <w:szCs w:val="24"/>
        </w:rPr>
        <w:lastRenderedPageBreak/>
        <w:t>Legal Feasibility</w:t>
      </w:r>
    </w:p>
    <w:p w:rsidR="0018576C" w:rsidRDefault="00504F2B">
      <w:pPr>
        <w:spacing w:after="120" w:line="360" w:lineRule="auto"/>
        <w:jc w:val="both"/>
        <w:rPr>
          <w:sz w:val="24"/>
          <w:szCs w:val="24"/>
        </w:rPr>
      </w:pPr>
      <w:r>
        <w:rPr>
          <w:sz w:val="24"/>
          <w:szCs w:val="24"/>
        </w:rPr>
        <w:t xml:space="preserve">This assessment investigates whether any aspect of the proposed project conflicts with legal requirements like zoning laws, data protection acts or social media laws. Let’s say an organization wants to construct a new office </w:t>
      </w:r>
      <w:r>
        <w:rPr>
          <w:sz w:val="24"/>
          <w:szCs w:val="24"/>
        </w:rPr>
        <w:t>building in a specific location. A feasibility study might reveal the organization’s ideal location isn’t zoned for that type of business. That organization has just saved considerable time and effort by learning that their project was not feasible right f</w:t>
      </w:r>
      <w:r>
        <w:rPr>
          <w:sz w:val="24"/>
          <w:szCs w:val="24"/>
        </w:rPr>
        <w:t>rom the beginning.</w:t>
      </w:r>
    </w:p>
    <w:p w:rsidR="0018576C" w:rsidRDefault="00504F2B">
      <w:pPr>
        <w:widowControl/>
        <w:numPr>
          <w:ilvl w:val="0"/>
          <w:numId w:val="21"/>
        </w:numPr>
        <w:spacing w:after="120" w:line="360" w:lineRule="auto"/>
        <w:jc w:val="both"/>
        <w:rPr>
          <w:b/>
          <w:sz w:val="24"/>
          <w:szCs w:val="24"/>
        </w:rPr>
      </w:pPr>
      <w:r>
        <w:rPr>
          <w:b/>
          <w:sz w:val="24"/>
          <w:szCs w:val="24"/>
        </w:rPr>
        <w:t>Operational Feasibility</w:t>
      </w:r>
    </w:p>
    <w:p w:rsidR="0018576C" w:rsidRDefault="00504F2B">
      <w:pPr>
        <w:spacing w:after="120" w:line="360" w:lineRule="auto"/>
        <w:jc w:val="both"/>
        <w:rPr>
          <w:sz w:val="24"/>
          <w:szCs w:val="24"/>
        </w:rPr>
      </w:pPr>
      <w:r>
        <w:rPr>
          <w:sz w:val="24"/>
          <w:szCs w:val="24"/>
        </w:rPr>
        <w:t xml:space="preserve">This assessment involves undertaking a study to analyze and determine whether—and how well—the organization’s needs can be met by completing the project. Operational feasibility </w:t>
      </w:r>
    </w:p>
    <w:p w:rsidR="0018576C" w:rsidRDefault="00504F2B">
      <w:pPr>
        <w:spacing w:after="120" w:line="360" w:lineRule="auto"/>
        <w:jc w:val="both"/>
        <w:rPr>
          <w:sz w:val="24"/>
          <w:szCs w:val="24"/>
        </w:rPr>
      </w:pPr>
      <w:proofErr w:type="gramStart"/>
      <w:r>
        <w:rPr>
          <w:sz w:val="24"/>
          <w:szCs w:val="24"/>
        </w:rPr>
        <w:t>studies</w:t>
      </w:r>
      <w:proofErr w:type="gramEnd"/>
      <w:r>
        <w:rPr>
          <w:sz w:val="24"/>
          <w:szCs w:val="24"/>
        </w:rPr>
        <w:t xml:space="preserve"> also examine how a project</w:t>
      </w:r>
      <w:r>
        <w:rPr>
          <w:sz w:val="24"/>
          <w:szCs w:val="24"/>
        </w:rPr>
        <w:t xml:space="preserve"> plan satisfies the requirements identified in the requirements analysis phase of system development.</w:t>
      </w:r>
    </w:p>
    <w:p w:rsidR="0018576C" w:rsidRDefault="00504F2B">
      <w:pPr>
        <w:widowControl/>
        <w:numPr>
          <w:ilvl w:val="0"/>
          <w:numId w:val="21"/>
        </w:numPr>
        <w:spacing w:after="120" w:line="360" w:lineRule="auto"/>
        <w:jc w:val="both"/>
        <w:rPr>
          <w:b/>
          <w:sz w:val="24"/>
          <w:szCs w:val="24"/>
        </w:rPr>
      </w:pPr>
      <w:r>
        <w:rPr>
          <w:b/>
          <w:sz w:val="24"/>
          <w:szCs w:val="24"/>
        </w:rPr>
        <w:t>Scheduling Feasibility</w:t>
      </w:r>
    </w:p>
    <w:p w:rsidR="0018576C" w:rsidRDefault="00504F2B">
      <w:pPr>
        <w:spacing w:after="120" w:line="360" w:lineRule="auto"/>
        <w:jc w:val="both"/>
        <w:rPr>
          <w:sz w:val="24"/>
          <w:szCs w:val="24"/>
        </w:rPr>
      </w:pPr>
      <w:r>
        <w:rPr>
          <w:sz w:val="24"/>
          <w:szCs w:val="24"/>
        </w:rPr>
        <w:t>This assessment is the most important for project success; after all, a project will fail if not completed on time. In scheduling f</w:t>
      </w:r>
      <w:r>
        <w:rPr>
          <w:sz w:val="24"/>
          <w:szCs w:val="24"/>
        </w:rPr>
        <w:t>easibility, an organization estimates how much time the project will take to complete.</w:t>
      </w:r>
    </w:p>
    <w:p w:rsidR="0018576C" w:rsidRDefault="00504F2B">
      <w:pPr>
        <w:spacing w:after="120" w:line="360" w:lineRule="auto"/>
        <w:jc w:val="both"/>
        <w:rPr>
          <w:sz w:val="24"/>
          <w:szCs w:val="24"/>
        </w:rPr>
      </w:pPr>
      <w:r>
        <w:rPr>
          <w:sz w:val="24"/>
          <w:szCs w:val="24"/>
        </w:rPr>
        <w:t>When these areas have all been examined, the feasibility analysis helps identify any constraints the proposed project may face, including:</w:t>
      </w:r>
    </w:p>
    <w:p w:rsidR="0018576C" w:rsidRDefault="00504F2B">
      <w:pPr>
        <w:widowControl/>
        <w:numPr>
          <w:ilvl w:val="0"/>
          <w:numId w:val="22"/>
        </w:numPr>
        <w:spacing w:after="120" w:line="360" w:lineRule="auto"/>
        <w:jc w:val="both"/>
        <w:rPr>
          <w:sz w:val="24"/>
          <w:szCs w:val="24"/>
        </w:rPr>
      </w:pPr>
      <w:r>
        <w:rPr>
          <w:sz w:val="24"/>
          <w:szCs w:val="24"/>
        </w:rPr>
        <w:t>Internal Project Constraints: Technical, Technology, Budget, Resource, etc.</w:t>
      </w:r>
    </w:p>
    <w:p w:rsidR="0018576C" w:rsidRDefault="00504F2B">
      <w:pPr>
        <w:widowControl/>
        <w:numPr>
          <w:ilvl w:val="0"/>
          <w:numId w:val="22"/>
        </w:numPr>
        <w:spacing w:after="120" w:line="360" w:lineRule="auto"/>
        <w:jc w:val="both"/>
        <w:rPr>
          <w:sz w:val="24"/>
          <w:szCs w:val="24"/>
        </w:rPr>
      </w:pPr>
      <w:r>
        <w:rPr>
          <w:sz w:val="24"/>
          <w:szCs w:val="24"/>
        </w:rPr>
        <w:t>Internal Corporate Constraints: Financial, Marketing, Export, etc.</w:t>
      </w:r>
    </w:p>
    <w:p w:rsidR="0018576C" w:rsidRDefault="00504F2B">
      <w:pPr>
        <w:widowControl/>
        <w:numPr>
          <w:ilvl w:val="0"/>
          <w:numId w:val="22"/>
        </w:numPr>
        <w:spacing w:after="120" w:line="360" w:lineRule="auto"/>
        <w:jc w:val="both"/>
        <w:rPr>
          <w:sz w:val="24"/>
          <w:szCs w:val="24"/>
        </w:rPr>
      </w:pPr>
      <w:r>
        <w:rPr>
          <w:sz w:val="24"/>
          <w:szCs w:val="24"/>
        </w:rPr>
        <w:t>External Constraints: Logistics, Environment, Laws, and Regulations, etc.</w:t>
      </w:r>
    </w:p>
    <w:p w:rsidR="0018576C" w:rsidRDefault="0018576C">
      <w:pPr>
        <w:spacing w:after="120" w:line="360" w:lineRule="auto"/>
        <w:jc w:val="both"/>
        <w:rPr>
          <w:sz w:val="28"/>
          <w:szCs w:val="28"/>
        </w:rPr>
      </w:pPr>
    </w:p>
    <w:p w:rsidR="0018576C" w:rsidRDefault="0018576C">
      <w:pPr>
        <w:spacing w:after="120" w:line="360" w:lineRule="auto"/>
        <w:jc w:val="both"/>
        <w:rPr>
          <w:sz w:val="28"/>
          <w:szCs w:val="28"/>
        </w:rPr>
      </w:pPr>
    </w:p>
    <w:p w:rsidR="0018576C" w:rsidRDefault="0018576C">
      <w:pPr>
        <w:spacing w:after="120" w:line="360" w:lineRule="auto"/>
        <w:jc w:val="both"/>
        <w:rPr>
          <w:sz w:val="28"/>
          <w:szCs w:val="28"/>
        </w:rPr>
      </w:pPr>
    </w:p>
    <w:p w:rsidR="0018576C" w:rsidRDefault="0018576C">
      <w:pPr>
        <w:spacing w:after="120" w:line="276" w:lineRule="auto"/>
        <w:jc w:val="both"/>
        <w:rPr>
          <w:sz w:val="28"/>
          <w:szCs w:val="28"/>
        </w:rPr>
      </w:pPr>
    </w:p>
    <w:p w:rsidR="0018576C" w:rsidRDefault="00504F2B">
      <w:pPr>
        <w:spacing w:after="120" w:line="276" w:lineRule="auto"/>
        <w:jc w:val="both"/>
        <w:rPr>
          <w:b/>
          <w:sz w:val="28"/>
          <w:szCs w:val="28"/>
        </w:rPr>
      </w:pPr>
      <w:r>
        <w:rPr>
          <w:b/>
          <w:sz w:val="28"/>
          <w:szCs w:val="28"/>
        </w:rPr>
        <w:t>3.2 Main Aspects</w:t>
      </w:r>
    </w:p>
    <w:p w:rsidR="0018576C" w:rsidRDefault="00504F2B">
      <w:pPr>
        <w:spacing w:after="120" w:line="360" w:lineRule="auto"/>
        <w:jc w:val="both"/>
        <w:rPr>
          <w:sz w:val="24"/>
          <w:szCs w:val="24"/>
        </w:rPr>
      </w:pPr>
      <w:r>
        <w:rPr>
          <w:sz w:val="24"/>
          <w:szCs w:val="24"/>
        </w:rPr>
        <w:lastRenderedPageBreak/>
        <w:t>There are three as</w:t>
      </w:r>
      <w:r>
        <w:rPr>
          <w:sz w:val="24"/>
          <w:szCs w:val="24"/>
        </w:rPr>
        <w:t>pects of feasibility to be considered namely.</w:t>
      </w:r>
    </w:p>
    <w:p w:rsidR="0018576C" w:rsidRDefault="00504F2B">
      <w:pPr>
        <w:widowControl/>
        <w:numPr>
          <w:ilvl w:val="0"/>
          <w:numId w:val="23"/>
        </w:numPr>
        <w:spacing w:line="360" w:lineRule="auto"/>
        <w:jc w:val="both"/>
        <w:rPr>
          <w:sz w:val="24"/>
          <w:szCs w:val="24"/>
        </w:rPr>
      </w:pPr>
      <w:r>
        <w:rPr>
          <w:sz w:val="24"/>
          <w:szCs w:val="24"/>
        </w:rPr>
        <w:t>Technical</w:t>
      </w:r>
    </w:p>
    <w:p w:rsidR="0018576C" w:rsidRDefault="00504F2B">
      <w:pPr>
        <w:widowControl/>
        <w:numPr>
          <w:ilvl w:val="0"/>
          <w:numId w:val="23"/>
        </w:numPr>
        <w:spacing w:line="360" w:lineRule="auto"/>
        <w:jc w:val="both"/>
        <w:rPr>
          <w:sz w:val="24"/>
          <w:szCs w:val="24"/>
        </w:rPr>
      </w:pPr>
      <w:r>
        <w:rPr>
          <w:sz w:val="24"/>
          <w:szCs w:val="24"/>
        </w:rPr>
        <w:t>Operational</w:t>
      </w:r>
    </w:p>
    <w:p w:rsidR="0018576C" w:rsidRDefault="00504F2B">
      <w:pPr>
        <w:widowControl/>
        <w:numPr>
          <w:ilvl w:val="0"/>
          <w:numId w:val="23"/>
        </w:numPr>
        <w:spacing w:line="360" w:lineRule="auto"/>
        <w:jc w:val="both"/>
        <w:rPr>
          <w:sz w:val="24"/>
          <w:szCs w:val="24"/>
        </w:rPr>
      </w:pPr>
      <w:r>
        <w:rPr>
          <w:sz w:val="24"/>
          <w:szCs w:val="24"/>
        </w:rPr>
        <w:t>Economical</w:t>
      </w:r>
    </w:p>
    <w:p w:rsidR="0018576C" w:rsidRDefault="00504F2B">
      <w:pPr>
        <w:spacing w:line="360" w:lineRule="auto"/>
        <w:jc w:val="both"/>
        <w:rPr>
          <w:sz w:val="24"/>
          <w:szCs w:val="24"/>
        </w:rPr>
      </w:pPr>
      <w:r>
        <w:rPr>
          <w:b/>
          <w:sz w:val="24"/>
          <w:szCs w:val="24"/>
        </w:rPr>
        <w:t>TECHNICAL</w:t>
      </w:r>
      <w:r>
        <w:rPr>
          <w:sz w:val="24"/>
          <w:szCs w:val="24"/>
        </w:rPr>
        <w:t xml:space="preserve">:   </w:t>
      </w:r>
    </w:p>
    <w:p w:rsidR="0018576C" w:rsidRDefault="00504F2B">
      <w:pPr>
        <w:spacing w:line="360" w:lineRule="auto"/>
        <w:jc w:val="both"/>
        <w:rPr>
          <w:sz w:val="24"/>
          <w:szCs w:val="24"/>
        </w:rPr>
      </w:pPr>
      <w:r>
        <w:rPr>
          <w:sz w:val="24"/>
          <w:szCs w:val="24"/>
        </w:rPr>
        <w:t xml:space="preserve">                             In the technical aspects one may consider the hardware equipment for the installation of the software. The system being centralized wi</w:t>
      </w:r>
      <w:r>
        <w:rPr>
          <w:sz w:val="24"/>
          <w:szCs w:val="24"/>
        </w:rPr>
        <w:t>ll require very little hardware appliances. Hence this helps the system to work smoothly with a limited amount of working capitals.</w:t>
      </w:r>
    </w:p>
    <w:p w:rsidR="0018576C" w:rsidRDefault="0018576C">
      <w:pPr>
        <w:spacing w:line="360" w:lineRule="auto"/>
        <w:jc w:val="both"/>
        <w:rPr>
          <w:sz w:val="24"/>
          <w:szCs w:val="24"/>
        </w:rPr>
      </w:pPr>
    </w:p>
    <w:p w:rsidR="0018576C" w:rsidRDefault="00504F2B">
      <w:pPr>
        <w:spacing w:line="360" w:lineRule="auto"/>
        <w:jc w:val="both"/>
        <w:rPr>
          <w:sz w:val="24"/>
          <w:szCs w:val="24"/>
        </w:rPr>
      </w:pPr>
      <w:r>
        <w:rPr>
          <w:b/>
          <w:sz w:val="24"/>
          <w:szCs w:val="24"/>
        </w:rPr>
        <w:t>OPERATIONAL</w:t>
      </w:r>
      <w:r>
        <w:rPr>
          <w:sz w:val="24"/>
          <w:szCs w:val="24"/>
        </w:rPr>
        <w:t xml:space="preserve">: </w:t>
      </w:r>
    </w:p>
    <w:p w:rsidR="0018576C" w:rsidRDefault="00504F2B">
      <w:pPr>
        <w:spacing w:line="360" w:lineRule="auto"/>
        <w:jc w:val="both"/>
        <w:rPr>
          <w:sz w:val="24"/>
          <w:szCs w:val="24"/>
        </w:rPr>
      </w:pPr>
      <w:r>
        <w:rPr>
          <w:sz w:val="24"/>
          <w:szCs w:val="24"/>
        </w:rPr>
        <w:t xml:space="preserve">                                   In the operational aspects may think of the benefits of the workload that many a personal may have to share. This is eased out and the required output may be retrieved in a very short time. Thus there is accuracy in the w</w:t>
      </w:r>
      <w:r>
        <w:rPr>
          <w:sz w:val="24"/>
          <w:szCs w:val="24"/>
        </w:rPr>
        <w:t>ork on time and also there will be very little work that needs to be performed.</w:t>
      </w:r>
    </w:p>
    <w:p w:rsidR="0018576C" w:rsidRDefault="0018576C">
      <w:pPr>
        <w:spacing w:line="360" w:lineRule="auto"/>
        <w:jc w:val="both"/>
        <w:rPr>
          <w:sz w:val="24"/>
          <w:szCs w:val="24"/>
        </w:rPr>
      </w:pPr>
    </w:p>
    <w:p w:rsidR="0018576C" w:rsidRDefault="00504F2B">
      <w:pPr>
        <w:spacing w:line="360" w:lineRule="auto"/>
        <w:jc w:val="both"/>
        <w:rPr>
          <w:sz w:val="24"/>
          <w:szCs w:val="24"/>
        </w:rPr>
      </w:pPr>
      <w:r>
        <w:rPr>
          <w:b/>
          <w:sz w:val="24"/>
          <w:szCs w:val="24"/>
        </w:rPr>
        <w:t>ECONOMICAL</w:t>
      </w:r>
      <w:r>
        <w:rPr>
          <w:sz w:val="24"/>
          <w:szCs w:val="24"/>
        </w:rPr>
        <w:t xml:space="preserve">: </w:t>
      </w:r>
    </w:p>
    <w:p w:rsidR="0018576C" w:rsidRDefault="00504F2B">
      <w:pPr>
        <w:spacing w:line="360" w:lineRule="auto"/>
        <w:jc w:val="both"/>
        <w:rPr>
          <w:sz w:val="24"/>
          <w:szCs w:val="24"/>
        </w:rPr>
      </w:pPr>
      <w:r>
        <w:rPr>
          <w:sz w:val="24"/>
          <w:szCs w:val="24"/>
        </w:rPr>
        <w:t xml:space="preserve">                                    The Economic system is definitely feasible because the hardware requirement is less and the operational working for the system</w:t>
      </w:r>
      <w:r>
        <w:rPr>
          <w:sz w:val="24"/>
          <w:szCs w:val="24"/>
        </w:rPr>
        <w:t xml:space="preserve"> requires less number of recruits. This helps introduce over-staffing and wastage of funds.</w:t>
      </w:r>
    </w:p>
    <w:p w:rsidR="0018576C" w:rsidRDefault="00504F2B">
      <w:pPr>
        <w:spacing w:line="360" w:lineRule="auto"/>
        <w:ind w:firstLine="720"/>
        <w:jc w:val="both"/>
        <w:rPr>
          <w:sz w:val="24"/>
          <w:szCs w:val="24"/>
        </w:rPr>
      </w:pPr>
      <w:r>
        <w:rPr>
          <w:sz w:val="24"/>
          <w:szCs w:val="24"/>
        </w:rPr>
        <w:t>We studied the position to evaluate solutions. Most important factors in this study were tending to overlook the confusion inherent in system Development, the const</w:t>
      </w:r>
      <w:r>
        <w:rPr>
          <w:sz w:val="24"/>
          <w:szCs w:val="24"/>
        </w:rPr>
        <w:t>raints and the assumed studies. It can be started that if the feasibility study is to serve as a decision document it must answer three key questions.</w:t>
      </w:r>
    </w:p>
    <w:p w:rsidR="0018576C" w:rsidRDefault="00504F2B">
      <w:pPr>
        <w:widowControl/>
        <w:numPr>
          <w:ilvl w:val="0"/>
          <w:numId w:val="24"/>
        </w:numPr>
        <w:spacing w:line="360" w:lineRule="auto"/>
        <w:jc w:val="both"/>
        <w:rPr>
          <w:sz w:val="24"/>
          <w:szCs w:val="24"/>
        </w:rPr>
      </w:pPr>
      <w:r>
        <w:rPr>
          <w:sz w:val="24"/>
          <w:szCs w:val="24"/>
        </w:rPr>
        <w:t>Is there a new and better way to do the job that will benefit the user?</w:t>
      </w:r>
    </w:p>
    <w:p w:rsidR="0018576C" w:rsidRDefault="00504F2B">
      <w:pPr>
        <w:widowControl/>
        <w:numPr>
          <w:ilvl w:val="0"/>
          <w:numId w:val="24"/>
        </w:numPr>
        <w:spacing w:line="360" w:lineRule="auto"/>
        <w:jc w:val="both"/>
        <w:rPr>
          <w:sz w:val="24"/>
          <w:szCs w:val="24"/>
        </w:rPr>
      </w:pPr>
      <w:r>
        <w:rPr>
          <w:sz w:val="24"/>
          <w:szCs w:val="24"/>
        </w:rPr>
        <w:t>What are the costs and savings of the alternatives?</w:t>
      </w:r>
    </w:p>
    <w:p w:rsidR="0018576C" w:rsidRDefault="00504F2B">
      <w:pPr>
        <w:widowControl/>
        <w:numPr>
          <w:ilvl w:val="0"/>
          <w:numId w:val="24"/>
        </w:numPr>
        <w:spacing w:line="360" w:lineRule="auto"/>
        <w:jc w:val="both"/>
        <w:rPr>
          <w:sz w:val="24"/>
          <w:szCs w:val="24"/>
        </w:rPr>
      </w:pPr>
      <w:r>
        <w:rPr>
          <w:sz w:val="24"/>
          <w:szCs w:val="24"/>
        </w:rPr>
        <w:t>What is recommended?</w:t>
      </w:r>
    </w:p>
    <w:p w:rsidR="0018576C" w:rsidRDefault="00504F2B">
      <w:pPr>
        <w:pBdr>
          <w:top w:val="nil"/>
          <w:left w:val="nil"/>
          <w:bottom w:val="nil"/>
          <w:right w:val="nil"/>
          <w:between w:val="nil"/>
        </w:pBdr>
        <w:spacing w:before="158" w:line="360" w:lineRule="auto"/>
        <w:jc w:val="both"/>
        <w:rPr>
          <w:color w:val="000000"/>
          <w:sz w:val="24"/>
          <w:szCs w:val="24"/>
        </w:rPr>
      </w:pPr>
      <w:r>
        <w:rPr>
          <w:color w:val="000000"/>
          <w:sz w:val="24"/>
          <w:szCs w:val="24"/>
        </w:rPr>
        <w:t>On these questions it can be explained that feasibility study of the system includes following different angles.</w:t>
      </w:r>
    </w:p>
    <w:p w:rsidR="0018576C" w:rsidRDefault="0018576C">
      <w:pPr>
        <w:spacing w:line="360" w:lineRule="auto"/>
        <w:jc w:val="both"/>
        <w:rPr>
          <w:sz w:val="24"/>
          <w:szCs w:val="24"/>
        </w:rPr>
      </w:pPr>
    </w:p>
    <w:p w:rsidR="0018576C" w:rsidRDefault="00504F2B">
      <w:pPr>
        <w:spacing w:line="360" w:lineRule="auto"/>
        <w:jc w:val="both"/>
        <w:rPr>
          <w:b/>
          <w:sz w:val="24"/>
          <w:szCs w:val="24"/>
        </w:rPr>
      </w:pPr>
      <w:r>
        <w:rPr>
          <w:b/>
          <w:sz w:val="24"/>
          <w:szCs w:val="24"/>
        </w:rPr>
        <w:t xml:space="preserve">3.2.1 Technical feasibility:  </w:t>
      </w:r>
    </w:p>
    <w:p w:rsidR="0018576C" w:rsidRDefault="00504F2B">
      <w:pPr>
        <w:spacing w:line="360" w:lineRule="auto"/>
        <w:jc w:val="both"/>
        <w:rPr>
          <w:sz w:val="24"/>
          <w:szCs w:val="24"/>
        </w:rPr>
      </w:pPr>
      <w:r>
        <w:rPr>
          <w:sz w:val="24"/>
          <w:szCs w:val="24"/>
        </w:rPr>
        <w:lastRenderedPageBreak/>
        <w:t xml:space="preserve">                                      </w:t>
      </w:r>
      <w:r>
        <w:rPr>
          <w:sz w:val="24"/>
          <w:szCs w:val="24"/>
        </w:rPr>
        <w:t xml:space="preserve"> This centers on the existing computer system (hardware, software etc.) and to what extent it can support the proposed additional equipment .in this stage of </w:t>
      </w:r>
    </w:p>
    <w:p w:rsidR="0018576C" w:rsidRDefault="00504F2B">
      <w:pPr>
        <w:spacing w:line="360" w:lineRule="auto"/>
        <w:jc w:val="both"/>
        <w:rPr>
          <w:sz w:val="24"/>
          <w:szCs w:val="24"/>
        </w:rPr>
      </w:pPr>
      <w:proofErr w:type="gramStart"/>
      <w:r>
        <w:rPr>
          <w:sz w:val="24"/>
          <w:szCs w:val="24"/>
        </w:rPr>
        <w:t>study</w:t>
      </w:r>
      <w:proofErr w:type="gramEnd"/>
      <w:r>
        <w:rPr>
          <w:sz w:val="24"/>
          <w:szCs w:val="24"/>
        </w:rPr>
        <w:t>, we have collected information about technical tools available by which I could decide my s</w:t>
      </w:r>
      <w:r>
        <w:rPr>
          <w:sz w:val="24"/>
          <w:szCs w:val="24"/>
        </w:rPr>
        <w:t>ystem design as the technical requirements.</w:t>
      </w:r>
    </w:p>
    <w:p w:rsidR="0018576C" w:rsidRDefault="0018576C">
      <w:pPr>
        <w:spacing w:line="360" w:lineRule="auto"/>
        <w:jc w:val="both"/>
        <w:rPr>
          <w:b/>
          <w:sz w:val="24"/>
          <w:szCs w:val="24"/>
        </w:rPr>
      </w:pPr>
    </w:p>
    <w:p w:rsidR="0018576C" w:rsidRDefault="00504F2B">
      <w:pPr>
        <w:spacing w:line="360" w:lineRule="auto"/>
        <w:jc w:val="both"/>
        <w:rPr>
          <w:b/>
          <w:sz w:val="24"/>
          <w:szCs w:val="24"/>
        </w:rPr>
      </w:pPr>
      <w:r>
        <w:rPr>
          <w:b/>
          <w:sz w:val="24"/>
          <w:szCs w:val="24"/>
        </w:rPr>
        <w:t xml:space="preserve">3.2.2 Operational Feasibility:  </w:t>
      </w:r>
    </w:p>
    <w:p w:rsidR="0018576C" w:rsidRDefault="00504F2B">
      <w:pPr>
        <w:spacing w:line="360" w:lineRule="auto"/>
        <w:jc w:val="both"/>
        <w:rPr>
          <w:sz w:val="24"/>
          <w:szCs w:val="24"/>
        </w:rPr>
      </w:pPr>
      <w:r>
        <w:rPr>
          <w:sz w:val="24"/>
          <w:szCs w:val="24"/>
        </w:rPr>
        <w:t xml:space="preserve">                                            In this stage of study we have checked the staff availability. I concentrate on knowledge of end users that are going to use the syste</w:t>
      </w:r>
      <w:r>
        <w:rPr>
          <w:sz w:val="24"/>
          <w:szCs w:val="24"/>
        </w:rPr>
        <w:t>m. This is also called behavioral feasibility in which I have studied the following aspects; people are inherently resistant to change, and computers have been known to facilitate change .An estimate has been made to how strong a reaction the user staff is</w:t>
      </w:r>
      <w:r>
        <w:rPr>
          <w:sz w:val="24"/>
          <w:szCs w:val="24"/>
        </w:rPr>
        <w:t xml:space="preserve"> having toward the development of a computerized system. It is common knowledge that computer installations have something to do with turnover. I had explained that there is a need to educate and train the staff on new ways of conducting business.</w:t>
      </w:r>
    </w:p>
    <w:p w:rsidR="0018576C" w:rsidRDefault="0018576C">
      <w:pPr>
        <w:spacing w:line="360" w:lineRule="auto"/>
        <w:jc w:val="both"/>
        <w:rPr>
          <w:sz w:val="24"/>
          <w:szCs w:val="24"/>
        </w:rPr>
      </w:pPr>
    </w:p>
    <w:p w:rsidR="0018576C" w:rsidRDefault="00504F2B">
      <w:pPr>
        <w:spacing w:line="360" w:lineRule="auto"/>
        <w:jc w:val="both"/>
        <w:rPr>
          <w:sz w:val="24"/>
          <w:szCs w:val="24"/>
        </w:rPr>
      </w:pPr>
      <w:r>
        <w:rPr>
          <w:b/>
          <w:sz w:val="24"/>
          <w:szCs w:val="24"/>
        </w:rPr>
        <w:t>3.2.3 E</w:t>
      </w:r>
      <w:r>
        <w:rPr>
          <w:b/>
          <w:sz w:val="24"/>
          <w:szCs w:val="24"/>
        </w:rPr>
        <w:t>conomical feasibility</w:t>
      </w:r>
      <w:r>
        <w:rPr>
          <w:sz w:val="24"/>
          <w:szCs w:val="24"/>
        </w:rPr>
        <w:t xml:space="preserve">: </w:t>
      </w:r>
    </w:p>
    <w:p w:rsidR="0018576C" w:rsidRDefault="00504F2B">
      <w:pPr>
        <w:spacing w:line="360" w:lineRule="auto"/>
        <w:jc w:val="both"/>
        <w:rPr>
          <w:sz w:val="24"/>
          <w:szCs w:val="24"/>
        </w:rPr>
      </w:pPr>
      <w:r>
        <w:rPr>
          <w:sz w:val="24"/>
          <w:szCs w:val="24"/>
        </w:rPr>
        <w:t xml:space="preserve">                                               </w:t>
      </w:r>
      <w:proofErr w:type="spellStart"/>
      <w:r>
        <w:rPr>
          <w:sz w:val="24"/>
          <w:szCs w:val="24"/>
        </w:rPr>
        <w:t>Economical</w:t>
      </w:r>
      <w:proofErr w:type="spellEnd"/>
      <w:r>
        <w:rPr>
          <w:sz w:val="24"/>
          <w:szCs w:val="24"/>
        </w:rPr>
        <w:t xml:space="preserve"> analysis is the most frequently used method for evaluating the effectiveness of candidate systems. More commonly known as cost\benefit analysis, the procedure is to determine</w:t>
      </w:r>
      <w:r>
        <w:rPr>
          <w:sz w:val="24"/>
          <w:szCs w:val="24"/>
        </w:rPr>
        <w:t xml:space="preserve"> the benefits and savings that benefits outweigh costs. The decision was to design and implement the system because it is for having a chance to be approved. This is an ongoing effort that improves the accuracy at each phase of the system life cycle.</w:t>
      </w:r>
    </w:p>
    <w:p w:rsidR="0018576C" w:rsidRDefault="00504F2B">
      <w:pPr>
        <w:spacing w:line="360" w:lineRule="auto"/>
        <w:jc w:val="both"/>
        <w:rPr>
          <w:sz w:val="24"/>
          <w:szCs w:val="24"/>
        </w:rPr>
      </w:pPr>
      <w:r>
        <w:rPr>
          <w:sz w:val="24"/>
          <w:szCs w:val="24"/>
        </w:rPr>
        <w:t>In de</w:t>
      </w:r>
      <w:r>
        <w:rPr>
          <w:sz w:val="24"/>
          <w:szCs w:val="24"/>
        </w:rPr>
        <w:t>veloping cost estimates for a system I need to consider several cost elements. Among these is a hardware personal facility. Operating and supply costs.</w:t>
      </w:r>
    </w:p>
    <w:p w:rsidR="0018576C" w:rsidRDefault="0018576C">
      <w:pPr>
        <w:spacing w:line="360" w:lineRule="auto"/>
        <w:jc w:val="both"/>
        <w:rPr>
          <w:sz w:val="24"/>
          <w:szCs w:val="24"/>
        </w:rPr>
      </w:pPr>
    </w:p>
    <w:p w:rsidR="0018576C" w:rsidRDefault="0018576C">
      <w:pPr>
        <w:shd w:val="clear" w:color="auto" w:fill="FFFFFF"/>
        <w:spacing w:line="276" w:lineRule="auto"/>
        <w:jc w:val="both"/>
        <w:rPr>
          <w:b/>
          <w:sz w:val="28"/>
          <w:szCs w:val="28"/>
        </w:rPr>
      </w:pPr>
    </w:p>
    <w:p w:rsidR="0018576C" w:rsidRDefault="0018576C">
      <w:pPr>
        <w:shd w:val="clear" w:color="auto" w:fill="FFFFFF"/>
        <w:spacing w:line="276" w:lineRule="auto"/>
        <w:jc w:val="both"/>
        <w:rPr>
          <w:b/>
          <w:sz w:val="28"/>
          <w:szCs w:val="28"/>
        </w:rPr>
      </w:pPr>
    </w:p>
    <w:p w:rsidR="0018576C" w:rsidRDefault="0018576C">
      <w:pPr>
        <w:shd w:val="clear" w:color="auto" w:fill="FFFFFF"/>
        <w:spacing w:line="276" w:lineRule="auto"/>
        <w:jc w:val="both"/>
        <w:rPr>
          <w:b/>
          <w:sz w:val="28"/>
          <w:szCs w:val="28"/>
        </w:rPr>
      </w:pPr>
    </w:p>
    <w:p w:rsidR="0018576C" w:rsidRDefault="0018576C">
      <w:pPr>
        <w:shd w:val="clear" w:color="auto" w:fill="FFFFFF"/>
        <w:spacing w:line="276" w:lineRule="auto"/>
        <w:jc w:val="both"/>
        <w:rPr>
          <w:b/>
          <w:sz w:val="28"/>
          <w:szCs w:val="28"/>
        </w:rPr>
      </w:pPr>
    </w:p>
    <w:p w:rsidR="0018576C" w:rsidRDefault="0018576C">
      <w:pPr>
        <w:shd w:val="clear" w:color="auto" w:fill="FFFFFF"/>
        <w:spacing w:line="276" w:lineRule="auto"/>
        <w:jc w:val="both"/>
        <w:rPr>
          <w:b/>
          <w:sz w:val="28"/>
          <w:szCs w:val="28"/>
        </w:rPr>
      </w:pPr>
    </w:p>
    <w:p w:rsidR="0018576C" w:rsidRDefault="00504F2B">
      <w:pPr>
        <w:shd w:val="clear" w:color="auto" w:fill="FFFFFF"/>
        <w:spacing w:line="276" w:lineRule="auto"/>
        <w:jc w:val="both"/>
        <w:rPr>
          <w:b/>
          <w:sz w:val="24"/>
          <w:szCs w:val="24"/>
        </w:rPr>
      </w:pPr>
      <w:r>
        <w:rPr>
          <w:b/>
          <w:sz w:val="28"/>
          <w:szCs w:val="28"/>
        </w:rPr>
        <w:t>3.3 Benefits</w:t>
      </w:r>
    </w:p>
    <w:p w:rsidR="0018576C" w:rsidRDefault="0018576C">
      <w:pPr>
        <w:shd w:val="clear" w:color="auto" w:fill="FFFFFF"/>
        <w:spacing w:line="276" w:lineRule="auto"/>
        <w:jc w:val="both"/>
        <w:rPr>
          <w:b/>
          <w:sz w:val="24"/>
          <w:szCs w:val="24"/>
        </w:rPr>
      </w:pPr>
    </w:p>
    <w:p w:rsidR="0018576C" w:rsidRDefault="00504F2B">
      <w:pPr>
        <w:shd w:val="clear" w:color="auto" w:fill="FFFFFF"/>
        <w:spacing w:line="360" w:lineRule="auto"/>
        <w:jc w:val="both"/>
        <w:rPr>
          <w:sz w:val="24"/>
          <w:szCs w:val="24"/>
        </w:rPr>
      </w:pPr>
      <w:r>
        <w:rPr>
          <w:sz w:val="24"/>
          <w:szCs w:val="24"/>
        </w:rPr>
        <w:lastRenderedPageBreak/>
        <w:t>Benefits of conducting a feasibility study:</w:t>
      </w:r>
    </w:p>
    <w:p w:rsidR="0018576C" w:rsidRDefault="00504F2B">
      <w:pPr>
        <w:widowControl/>
        <w:numPr>
          <w:ilvl w:val="0"/>
          <w:numId w:val="2"/>
        </w:numPr>
        <w:shd w:val="clear" w:color="auto" w:fill="FFFFFF"/>
        <w:spacing w:line="360" w:lineRule="auto"/>
        <w:jc w:val="both"/>
        <w:rPr>
          <w:sz w:val="24"/>
          <w:szCs w:val="24"/>
        </w:rPr>
      </w:pPr>
      <w:r>
        <w:rPr>
          <w:sz w:val="24"/>
          <w:szCs w:val="24"/>
        </w:rPr>
        <w:t>Improves project teams’ focus</w:t>
      </w:r>
    </w:p>
    <w:p w:rsidR="0018576C" w:rsidRDefault="00504F2B">
      <w:pPr>
        <w:widowControl/>
        <w:numPr>
          <w:ilvl w:val="0"/>
          <w:numId w:val="2"/>
        </w:numPr>
        <w:shd w:val="clear" w:color="auto" w:fill="FFFFFF"/>
        <w:spacing w:line="360" w:lineRule="auto"/>
        <w:jc w:val="both"/>
        <w:rPr>
          <w:sz w:val="24"/>
          <w:szCs w:val="24"/>
        </w:rPr>
      </w:pPr>
      <w:r>
        <w:rPr>
          <w:sz w:val="24"/>
          <w:szCs w:val="24"/>
        </w:rPr>
        <w:t>Identifies new opportunities</w:t>
      </w:r>
    </w:p>
    <w:p w:rsidR="0018576C" w:rsidRDefault="00504F2B">
      <w:pPr>
        <w:widowControl/>
        <w:numPr>
          <w:ilvl w:val="0"/>
          <w:numId w:val="2"/>
        </w:numPr>
        <w:shd w:val="clear" w:color="auto" w:fill="FFFFFF"/>
        <w:spacing w:line="360" w:lineRule="auto"/>
        <w:jc w:val="both"/>
        <w:rPr>
          <w:sz w:val="24"/>
          <w:szCs w:val="24"/>
        </w:rPr>
      </w:pPr>
      <w:r>
        <w:rPr>
          <w:sz w:val="24"/>
          <w:szCs w:val="24"/>
        </w:rPr>
        <w:t>Provides valuable information for a “go/no-go” decision</w:t>
      </w:r>
    </w:p>
    <w:p w:rsidR="0018576C" w:rsidRDefault="00504F2B">
      <w:pPr>
        <w:widowControl/>
        <w:numPr>
          <w:ilvl w:val="0"/>
          <w:numId w:val="2"/>
        </w:numPr>
        <w:shd w:val="clear" w:color="auto" w:fill="FFFFFF"/>
        <w:spacing w:line="360" w:lineRule="auto"/>
        <w:jc w:val="both"/>
        <w:rPr>
          <w:sz w:val="24"/>
          <w:szCs w:val="24"/>
        </w:rPr>
      </w:pPr>
      <w:r>
        <w:rPr>
          <w:sz w:val="24"/>
          <w:szCs w:val="24"/>
        </w:rPr>
        <w:t>Narrows the business alternatives</w:t>
      </w:r>
    </w:p>
    <w:p w:rsidR="0018576C" w:rsidRDefault="00504F2B">
      <w:pPr>
        <w:widowControl/>
        <w:numPr>
          <w:ilvl w:val="0"/>
          <w:numId w:val="2"/>
        </w:numPr>
        <w:shd w:val="clear" w:color="auto" w:fill="FFFFFF"/>
        <w:spacing w:line="360" w:lineRule="auto"/>
        <w:jc w:val="both"/>
        <w:rPr>
          <w:sz w:val="24"/>
          <w:szCs w:val="24"/>
        </w:rPr>
      </w:pPr>
      <w:r>
        <w:rPr>
          <w:sz w:val="24"/>
          <w:szCs w:val="24"/>
        </w:rPr>
        <w:t>Identifies a valid reason to undertake the project</w:t>
      </w:r>
    </w:p>
    <w:p w:rsidR="0018576C" w:rsidRDefault="00504F2B">
      <w:pPr>
        <w:widowControl/>
        <w:numPr>
          <w:ilvl w:val="0"/>
          <w:numId w:val="2"/>
        </w:numPr>
        <w:shd w:val="clear" w:color="auto" w:fill="FFFFFF"/>
        <w:spacing w:line="360" w:lineRule="auto"/>
        <w:jc w:val="both"/>
        <w:rPr>
          <w:sz w:val="24"/>
          <w:szCs w:val="24"/>
        </w:rPr>
      </w:pPr>
      <w:r>
        <w:rPr>
          <w:sz w:val="24"/>
          <w:szCs w:val="24"/>
        </w:rPr>
        <w:t>Enhances the success rate by evaluating multiple parameters</w:t>
      </w:r>
    </w:p>
    <w:p w:rsidR="0018576C" w:rsidRDefault="00504F2B">
      <w:pPr>
        <w:widowControl/>
        <w:numPr>
          <w:ilvl w:val="0"/>
          <w:numId w:val="2"/>
        </w:numPr>
        <w:shd w:val="clear" w:color="auto" w:fill="FFFFFF"/>
        <w:spacing w:line="360" w:lineRule="auto"/>
        <w:jc w:val="both"/>
        <w:rPr>
          <w:sz w:val="24"/>
          <w:szCs w:val="24"/>
        </w:rPr>
      </w:pPr>
      <w:r>
        <w:rPr>
          <w:sz w:val="24"/>
          <w:szCs w:val="24"/>
        </w:rPr>
        <w:t>Aids decision-making on th</w:t>
      </w:r>
      <w:r>
        <w:rPr>
          <w:sz w:val="24"/>
          <w:szCs w:val="24"/>
        </w:rPr>
        <w:t>e project</w:t>
      </w:r>
    </w:p>
    <w:p w:rsidR="0018576C" w:rsidRDefault="00504F2B">
      <w:pPr>
        <w:widowControl/>
        <w:numPr>
          <w:ilvl w:val="0"/>
          <w:numId w:val="2"/>
        </w:numPr>
        <w:shd w:val="clear" w:color="auto" w:fill="FFFFFF"/>
        <w:spacing w:line="360" w:lineRule="auto"/>
        <w:jc w:val="both"/>
        <w:rPr>
          <w:sz w:val="24"/>
          <w:szCs w:val="24"/>
        </w:rPr>
      </w:pPr>
      <w:r>
        <w:rPr>
          <w:sz w:val="24"/>
          <w:szCs w:val="24"/>
        </w:rPr>
        <w:t>Identifies reasons not to proceed</w:t>
      </w:r>
    </w:p>
    <w:p w:rsidR="0018576C" w:rsidRDefault="0018576C">
      <w:pPr>
        <w:widowControl/>
        <w:shd w:val="clear" w:color="auto" w:fill="FFFFFF"/>
        <w:spacing w:line="360" w:lineRule="auto"/>
        <w:ind w:left="720"/>
        <w:jc w:val="both"/>
        <w:rPr>
          <w:sz w:val="24"/>
          <w:szCs w:val="24"/>
        </w:rPr>
      </w:pPr>
    </w:p>
    <w:p w:rsidR="0018576C" w:rsidRDefault="00504F2B">
      <w:pPr>
        <w:spacing w:line="360" w:lineRule="auto"/>
        <w:jc w:val="both"/>
        <w:rPr>
          <w:b/>
          <w:sz w:val="28"/>
          <w:szCs w:val="28"/>
        </w:rPr>
      </w:pPr>
      <w:r>
        <w:rPr>
          <w:b/>
          <w:sz w:val="28"/>
          <w:szCs w:val="28"/>
        </w:rPr>
        <w:t>3.4</w:t>
      </w:r>
      <w:r>
        <w:rPr>
          <w:b/>
          <w:sz w:val="24"/>
          <w:szCs w:val="24"/>
        </w:rPr>
        <w:t xml:space="preserve"> </w:t>
      </w:r>
      <w:r>
        <w:rPr>
          <w:b/>
          <w:sz w:val="28"/>
          <w:szCs w:val="28"/>
        </w:rPr>
        <w:t>System Requirement Specification</w:t>
      </w:r>
    </w:p>
    <w:p w:rsidR="0018576C" w:rsidRDefault="00504F2B">
      <w:pPr>
        <w:pBdr>
          <w:top w:val="nil"/>
          <w:left w:val="nil"/>
          <w:bottom w:val="nil"/>
          <w:right w:val="nil"/>
          <w:between w:val="nil"/>
        </w:pBdr>
        <w:spacing w:line="360" w:lineRule="auto"/>
        <w:ind w:firstLine="709"/>
        <w:jc w:val="both"/>
        <w:rPr>
          <w:color w:val="000000"/>
          <w:sz w:val="24"/>
          <w:szCs w:val="24"/>
        </w:rPr>
      </w:pPr>
      <w:r>
        <w:rPr>
          <w:color w:val="000000"/>
          <w:sz w:val="24"/>
          <w:szCs w:val="24"/>
        </w:rPr>
        <w:t xml:space="preserve">Any system can be designed after </w:t>
      </w:r>
      <w:r>
        <w:rPr>
          <w:sz w:val="24"/>
          <w:szCs w:val="24"/>
        </w:rPr>
        <w:t>specifying</w:t>
      </w:r>
      <w:r>
        <w:rPr>
          <w:color w:val="000000"/>
          <w:sz w:val="24"/>
          <w:szCs w:val="24"/>
        </w:rPr>
        <w:t xml:space="preserve"> the requirement of the user about that system. For this first of all gathered information from </w:t>
      </w:r>
      <w:r>
        <w:rPr>
          <w:sz w:val="24"/>
          <w:szCs w:val="24"/>
        </w:rPr>
        <w:t>users</w:t>
      </w:r>
      <w:r>
        <w:rPr>
          <w:color w:val="000000"/>
          <w:sz w:val="24"/>
          <w:szCs w:val="24"/>
        </w:rPr>
        <w:t xml:space="preserve"> by the preliminary investigation which is </w:t>
      </w:r>
      <w:r>
        <w:rPr>
          <w:sz w:val="24"/>
          <w:szCs w:val="24"/>
        </w:rPr>
        <w:t>starting an investigation</w:t>
      </w:r>
      <w:r>
        <w:rPr>
          <w:color w:val="000000"/>
          <w:sz w:val="24"/>
          <w:szCs w:val="24"/>
        </w:rPr>
        <w:t xml:space="preserve"> about user </w:t>
      </w:r>
      <w:r>
        <w:rPr>
          <w:sz w:val="24"/>
          <w:szCs w:val="24"/>
        </w:rPr>
        <w:t>requirements</w:t>
      </w:r>
      <w:r>
        <w:rPr>
          <w:color w:val="000000"/>
          <w:sz w:val="24"/>
          <w:szCs w:val="24"/>
        </w:rPr>
        <w:t>.</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The data that the analysts collect during preliminary investigation are gathered through the various preliminary methods.</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Documents Reviewing Organization </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The an</w:t>
      </w:r>
      <w:r>
        <w:rPr>
          <w:color w:val="000000"/>
          <w:sz w:val="24"/>
          <w:szCs w:val="24"/>
        </w:rPr>
        <w:t>alysts conducting the investigation first learn the organization involved in, or affected by the project. Analysts can get some details by examining organization charts and studying written operating procedures.</w:t>
      </w:r>
    </w:p>
    <w:p w:rsidR="0018576C" w:rsidRDefault="00504F2B">
      <w:pPr>
        <w:pBdr>
          <w:top w:val="nil"/>
          <w:left w:val="nil"/>
          <w:bottom w:val="nil"/>
          <w:right w:val="nil"/>
          <w:between w:val="nil"/>
        </w:pBdr>
        <w:spacing w:line="360" w:lineRule="auto"/>
        <w:jc w:val="both"/>
        <w:rPr>
          <w:b/>
          <w:color w:val="000000"/>
          <w:sz w:val="24"/>
          <w:szCs w:val="24"/>
        </w:rPr>
      </w:pPr>
      <w:r>
        <w:rPr>
          <w:b/>
          <w:color w:val="000000"/>
          <w:sz w:val="24"/>
          <w:szCs w:val="24"/>
        </w:rPr>
        <w:t>Collected data is usually of the current ope</w:t>
      </w:r>
      <w:r>
        <w:rPr>
          <w:b/>
          <w:color w:val="000000"/>
          <w:sz w:val="24"/>
          <w:szCs w:val="24"/>
        </w:rPr>
        <w:t>rating procedure:</w:t>
      </w:r>
    </w:p>
    <w:p w:rsidR="0018576C" w:rsidRDefault="00504F2B">
      <w:pPr>
        <w:widowControl/>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 xml:space="preserve">The information relating to clients, projects and </w:t>
      </w:r>
      <w:r>
        <w:rPr>
          <w:sz w:val="24"/>
          <w:szCs w:val="24"/>
        </w:rPr>
        <w:t>Client/User</w:t>
      </w:r>
      <w:r>
        <w:rPr>
          <w:color w:val="000000"/>
          <w:sz w:val="24"/>
          <w:szCs w:val="24"/>
        </w:rPr>
        <w:t xml:space="preserve"> and the relationship between them was held manually.</w:t>
      </w:r>
    </w:p>
    <w:p w:rsidR="0018576C" w:rsidRDefault="00504F2B">
      <w:pPr>
        <w:widowControl/>
        <w:numPr>
          <w:ilvl w:val="0"/>
          <w:numId w:val="4"/>
        </w:numPr>
        <w:pBdr>
          <w:top w:val="nil"/>
          <w:left w:val="nil"/>
          <w:bottom w:val="nil"/>
          <w:right w:val="nil"/>
          <w:between w:val="nil"/>
        </w:pBdr>
        <w:spacing w:line="360" w:lineRule="auto"/>
        <w:jc w:val="both"/>
        <w:rPr>
          <w:color w:val="000000"/>
          <w:sz w:val="24"/>
          <w:szCs w:val="24"/>
        </w:rPr>
      </w:pPr>
      <w:r>
        <w:rPr>
          <w:sz w:val="24"/>
          <w:szCs w:val="24"/>
        </w:rPr>
        <w:t>Managing follow-ups</w:t>
      </w:r>
      <w:r>
        <w:rPr>
          <w:color w:val="000000"/>
          <w:sz w:val="24"/>
          <w:szCs w:val="24"/>
        </w:rPr>
        <w:t xml:space="preserve"> was through manual forms.</w:t>
      </w:r>
    </w:p>
    <w:p w:rsidR="0018576C" w:rsidRDefault="00504F2B">
      <w:pPr>
        <w:widowControl/>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Complaints require another tedious work to maintain and solve.</w:t>
      </w:r>
    </w:p>
    <w:p w:rsidR="0018576C" w:rsidRDefault="00504F2B">
      <w:pPr>
        <w:widowControl/>
        <w:numPr>
          <w:ilvl w:val="0"/>
          <w:numId w:val="5"/>
        </w:numPr>
        <w:pBdr>
          <w:top w:val="nil"/>
          <w:left w:val="nil"/>
          <w:bottom w:val="nil"/>
          <w:right w:val="nil"/>
          <w:between w:val="nil"/>
        </w:pBdr>
        <w:spacing w:line="360" w:lineRule="auto"/>
        <w:jc w:val="both"/>
        <w:rPr>
          <w:color w:val="000000"/>
          <w:sz w:val="24"/>
          <w:szCs w:val="24"/>
        </w:rPr>
      </w:pPr>
      <w:r>
        <w:rPr>
          <w:sz w:val="24"/>
          <w:szCs w:val="24"/>
        </w:rPr>
        <w:t>Payment</w:t>
      </w:r>
      <w:r>
        <w:rPr>
          <w:color w:val="000000"/>
          <w:sz w:val="24"/>
          <w:szCs w:val="24"/>
        </w:rPr>
        <w:t xml:space="preserve"> details had to be maintained differently.</w:t>
      </w:r>
    </w:p>
    <w:p w:rsidR="0018576C" w:rsidRDefault="00504F2B">
      <w:pPr>
        <w:pBdr>
          <w:top w:val="nil"/>
          <w:left w:val="nil"/>
          <w:bottom w:val="nil"/>
          <w:right w:val="nil"/>
          <w:between w:val="nil"/>
        </w:pBdr>
        <w:spacing w:line="360" w:lineRule="auto"/>
        <w:jc w:val="both"/>
        <w:rPr>
          <w:b/>
          <w:color w:val="000000"/>
          <w:sz w:val="24"/>
          <w:szCs w:val="24"/>
        </w:rPr>
      </w:pPr>
      <w:r>
        <w:rPr>
          <w:b/>
          <w:color w:val="000000"/>
          <w:sz w:val="24"/>
          <w:szCs w:val="24"/>
        </w:rPr>
        <w:t>Gathering Information by Asking Questions</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Interviewing is the most commonly used </w:t>
      </w:r>
      <w:r>
        <w:rPr>
          <w:sz w:val="24"/>
          <w:szCs w:val="24"/>
        </w:rPr>
        <w:t>technique</w:t>
      </w:r>
      <w:r>
        <w:rPr>
          <w:color w:val="000000"/>
          <w:sz w:val="24"/>
          <w:szCs w:val="24"/>
        </w:rPr>
        <w:t xml:space="preserve"> in analysis. It is always necessary first to approach someone and ask them what their problems are, and later to discuss w</w:t>
      </w:r>
      <w:r>
        <w:rPr>
          <w:color w:val="000000"/>
          <w:sz w:val="24"/>
          <w:szCs w:val="24"/>
        </w:rPr>
        <w:t>ith them the result of your analysis.</w:t>
      </w:r>
    </w:p>
    <w:p w:rsidR="0018576C" w:rsidRDefault="00504F2B">
      <w:pPr>
        <w:pBdr>
          <w:top w:val="nil"/>
          <w:left w:val="nil"/>
          <w:bottom w:val="nil"/>
          <w:right w:val="nil"/>
          <w:between w:val="nil"/>
        </w:pBdr>
        <w:spacing w:line="360" w:lineRule="auto"/>
        <w:jc w:val="both"/>
        <w:rPr>
          <w:b/>
          <w:color w:val="000000"/>
          <w:sz w:val="24"/>
          <w:szCs w:val="24"/>
        </w:rPr>
      </w:pPr>
      <w:r>
        <w:rPr>
          <w:b/>
          <w:color w:val="000000"/>
          <w:sz w:val="24"/>
          <w:szCs w:val="24"/>
        </w:rPr>
        <w:t>Questionnaires</w:t>
      </w:r>
    </w:p>
    <w:p w:rsidR="0018576C" w:rsidRDefault="00504F2B">
      <w:pPr>
        <w:pBdr>
          <w:top w:val="nil"/>
          <w:left w:val="nil"/>
          <w:bottom w:val="nil"/>
          <w:right w:val="nil"/>
          <w:between w:val="nil"/>
        </w:pBdr>
        <w:spacing w:line="360" w:lineRule="auto"/>
        <w:ind w:firstLine="709"/>
        <w:jc w:val="both"/>
        <w:rPr>
          <w:color w:val="000000"/>
          <w:sz w:val="24"/>
          <w:szCs w:val="24"/>
        </w:rPr>
      </w:pPr>
      <w:r>
        <w:rPr>
          <w:color w:val="000000"/>
          <w:sz w:val="24"/>
          <w:szCs w:val="24"/>
        </w:rPr>
        <w:lastRenderedPageBreak/>
        <w:t xml:space="preserve">Questionnaires provide an alternative to interviews for finding out information about a system. Questionnaires are made up of questions about information sought by </w:t>
      </w:r>
      <w:r>
        <w:rPr>
          <w:sz w:val="24"/>
          <w:szCs w:val="24"/>
        </w:rPr>
        <w:t>analysts</w:t>
      </w:r>
      <w:r>
        <w:rPr>
          <w:color w:val="000000"/>
          <w:sz w:val="24"/>
          <w:szCs w:val="24"/>
        </w:rPr>
        <w:t>. The questionnaire is then sen</w:t>
      </w:r>
      <w:r>
        <w:rPr>
          <w:color w:val="000000"/>
          <w:sz w:val="24"/>
          <w:szCs w:val="24"/>
        </w:rPr>
        <w:t>t to the user, and the analyst analyzes the replies.</w:t>
      </w:r>
    </w:p>
    <w:p w:rsidR="0018576C" w:rsidRDefault="00504F2B">
      <w:pPr>
        <w:pBdr>
          <w:top w:val="nil"/>
          <w:left w:val="nil"/>
          <w:bottom w:val="nil"/>
          <w:right w:val="nil"/>
          <w:between w:val="nil"/>
        </w:pBdr>
        <w:spacing w:line="360" w:lineRule="auto"/>
        <w:jc w:val="both"/>
        <w:rPr>
          <w:b/>
          <w:color w:val="000000"/>
          <w:sz w:val="24"/>
          <w:szCs w:val="24"/>
        </w:rPr>
      </w:pPr>
      <w:r>
        <w:rPr>
          <w:b/>
          <w:color w:val="000000"/>
          <w:sz w:val="24"/>
          <w:szCs w:val="24"/>
        </w:rPr>
        <w:t>Electronic Data Gathering</w:t>
      </w:r>
    </w:p>
    <w:p w:rsidR="0018576C" w:rsidRDefault="00504F2B">
      <w:pPr>
        <w:pBdr>
          <w:top w:val="nil"/>
          <w:left w:val="nil"/>
          <w:bottom w:val="nil"/>
          <w:right w:val="nil"/>
          <w:between w:val="nil"/>
        </w:pBdr>
        <w:spacing w:line="360" w:lineRule="auto"/>
        <w:ind w:firstLine="709"/>
        <w:jc w:val="both"/>
        <w:rPr>
          <w:color w:val="000000"/>
          <w:sz w:val="24"/>
          <w:szCs w:val="24"/>
        </w:rPr>
      </w:pPr>
      <w:r>
        <w:rPr>
          <w:color w:val="000000"/>
          <w:sz w:val="24"/>
          <w:szCs w:val="24"/>
        </w:rPr>
        <w:t>Electronic communication systems are increasingly being used to gather information. Thus it is possible to use electronic mail to broadcast a question to a number of users in an</w:t>
      </w:r>
      <w:r>
        <w:rPr>
          <w:color w:val="000000"/>
          <w:sz w:val="24"/>
          <w:szCs w:val="24"/>
        </w:rPr>
        <w:t xml:space="preserve"> organization to obtain their viewpoint on a particular issue. </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In my project, with the help of Marg software solutions, I have </w:t>
      </w:r>
      <w:r>
        <w:rPr>
          <w:sz w:val="24"/>
          <w:szCs w:val="24"/>
        </w:rPr>
        <w:t>sent</w:t>
      </w:r>
      <w:r>
        <w:rPr>
          <w:color w:val="000000"/>
          <w:sz w:val="24"/>
          <w:szCs w:val="24"/>
        </w:rPr>
        <w:t xml:space="preserve"> </w:t>
      </w:r>
      <w:r>
        <w:rPr>
          <w:sz w:val="24"/>
          <w:szCs w:val="24"/>
        </w:rPr>
        <w:t>questionnaires</w:t>
      </w:r>
      <w:r>
        <w:rPr>
          <w:color w:val="000000"/>
          <w:sz w:val="24"/>
          <w:szCs w:val="24"/>
        </w:rPr>
        <w:t xml:space="preserve"> through electronic mail to twenty employees of the company and retrieved the information regarding the probl</w:t>
      </w:r>
      <w:r>
        <w:rPr>
          <w:color w:val="000000"/>
          <w:sz w:val="24"/>
          <w:szCs w:val="24"/>
        </w:rPr>
        <w:t xml:space="preserve">em faced </w:t>
      </w:r>
      <w:r>
        <w:rPr>
          <w:sz w:val="24"/>
          <w:szCs w:val="24"/>
        </w:rPr>
        <w:t>by the existing</w:t>
      </w:r>
      <w:r>
        <w:rPr>
          <w:color w:val="000000"/>
          <w:sz w:val="24"/>
          <w:szCs w:val="24"/>
        </w:rPr>
        <w:t xml:space="preserve"> system. </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Interviews</w:t>
      </w:r>
    </w:p>
    <w:p w:rsidR="0018576C" w:rsidRDefault="00504F2B">
      <w:pPr>
        <w:pBdr>
          <w:top w:val="nil"/>
          <w:left w:val="nil"/>
          <w:bottom w:val="nil"/>
          <w:right w:val="nil"/>
          <w:between w:val="nil"/>
        </w:pBdr>
        <w:spacing w:line="360" w:lineRule="auto"/>
        <w:jc w:val="both"/>
        <w:rPr>
          <w:color w:val="000000"/>
          <w:sz w:val="24"/>
          <w:szCs w:val="24"/>
        </w:rPr>
      </w:pPr>
      <w:r>
        <w:rPr>
          <w:color w:val="000000"/>
          <w:sz w:val="24"/>
          <w:szCs w:val="24"/>
        </w:rPr>
        <w:t xml:space="preserve">Interview allows the analysts to learn more about the nature of the project request and reason </w:t>
      </w:r>
      <w:r>
        <w:rPr>
          <w:sz w:val="24"/>
          <w:szCs w:val="24"/>
        </w:rPr>
        <w:t>for submitting</w:t>
      </w:r>
      <w:r>
        <w:rPr>
          <w:color w:val="000000"/>
          <w:sz w:val="24"/>
          <w:szCs w:val="24"/>
        </w:rPr>
        <w:t xml:space="preserve"> it. Interviews should provide details that further explain the project and show whether assistance is merited economically, operationally or technically.</w:t>
      </w:r>
    </w:p>
    <w:p w:rsidR="0018576C" w:rsidRDefault="00504F2B">
      <w:pPr>
        <w:spacing w:line="360" w:lineRule="auto"/>
        <w:ind w:firstLine="851"/>
        <w:jc w:val="both"/>
        <w:rPr>
          <w:color w:val="000000"/>
          <w:sz w:val="24"/>
          <w:szCs w:val="24"/>
        </w:rPr>
      </w:pPr>
      <w:r>
        <w:rPr>
          <w:color w:val="000000"/>
          <w:sz w:val="24"/>
          <w:szCs w:val="24"/>
        </w:rPr>
        <w:t xml:space="preserve">One of the most important points about interviewing </w:t>
      </w:r>
      <w:r>
        <w:rPr>
          <w:sz w:val="24"/>
          <w:szCs w:val="24"/>
        </w:rPr>
        <w:t>is what</w:t>
      </w:r>
      <w:r>
        <w:rPr>
          <w:color w:val="000000"/>
          <w:sz w:val="24"/>
          <w:szCs w:val="24"/>
        </w:rPr>
        <w:t xml:space="preserve"> question you need to ask.</w:t>
      </w:r>
    </w:p>
    <w:p w:rsidR="0018576C" w:rsidRDefault="00504F2B">
      <w:pPr>
        <w:spacing w:line="360" w:lineRule="auto"/>
        <w:jc w:val="both"/>
        <w:rPr>
          <w:color w:val="000000"/>
          <w:sz w:val="24"/>
          <w:szCs w:val="24"/>
        </w:rPr>
      </w:pPr>
      <w:r>
        <w:rPr>
          <w:color w:val="000000"/>
          <w:sz w:val="24"/>
          <w:szCs w:val="24"/>
        </w:rPr>
        <w:t xml:space="preserve">It is often convenient to make a distinction between three kinds of question that is </w:t>
      </w:r>
    </w:p>
    <w:p w:rsidR="0018576C" w:rsidRDefault="00504F2B">
      <w:pPr>
        <w:widowControl/>
        <w:numPr>
          <w:ilvl w:val="0"/>
          <w:numId w:val="31"/>
        </w:numPr>
        <w:spacing w:line="360" w:lineRule="auto"/>
        <w:jc w:val="both"/>
        <w:rPr>
          <w:color w:val="000000"/>
          <w:sz w:val="24"/>
          <w:szCs w:val="24"/>
        </w:rPr>
      </w:pPr>
      <w:r>
        <w:rPr>
          <w:color w:val="000000"/>
          <w:sz w:val="24"/>
          <w:szCs w:val="24"/>
        </w:rPr>
        <w:t>Open questions</w:t>
      </w:r>
    </w:p>
    <w:p w:rsidR="0018576C" w:rsidRDefault="00504F2B">
      <w:pPr>
        <w:widowControl/>
        <w:numPr>
          <w:ilvl w:val="0"/>
          <w:numId w:val="31"/>
        </w:numPr>
        <w:spacing w:line="360" w:lineRule="auto"/>
        <w:jc w:val="both"/>
        <w:rPr>
          <w:color w:val="000000"/>
          <w:sz w:val="24"/>
          <w:szCs w:val="24"/>
        </w:rPr>
      </w:pPr>
      <w:r>
        <w:rPr>
          <w:color w:val="000000"/>
          <w:sz w:val="24"/>
          <w:szCs w:val="24"/>
        </w:rPr>
        <w:t xml:space="preserve">Closed question </w:t>
      </w:r>
    </w:p>
    <w:p w:rsidR="0018576C" w:rsidRDefault="00504F2B">
      <w:pPr>
        <w:widowControl/>
        <w:numPr>
          <w:ilvl w:val="0"/>
          <w:numId w:val="31"/>
        </w:numPr>
        <w:spacing w:line="360" w:lineRule="auto"/>
        <w:jc w:val="both"/>
        <w:rPr>
          <w:color w:val="000000"/>
          <w:sz w:val="24"/>
          <w:szCs w:val="24"/>
        </w:rPr>
      </w:pPr>
      <w:r>
        <w:rPr>
          <w:color w:val="000000"/>
          <w:sz w:val="24"/>
          <w:szCs w:val="24"/>
        </w:rPr>
        <w:t>Probes</w:t>
      </w:r>
    </w:p>
    <w:p w:rsidR="0018576C" w:rsidRDefault="00504F2B">
      <w:pPr>
        <w:spacing w:line="360" w:lineRule="auto"/>
        <w:ind w:left="420"/>
        <w:jc w:val="both"/>
        <w:rPr>
          <w:color w:val="000000"/>
          <w:sz w:val="24"/>
          <w:szCs w:val="24"/>
        </w:rPr>
      </w:pPr>
      <w:r>
        <w:rPr>
          <w:color w:val="000000"/>
          <w:sz w:val="24"/>
          <w:szCs w:val="24"/>
        </w:rPr>
        <w:t xml:space="preserve">Open questions are general </w:t>
      </w:r>
      <w:r>
        <w:rPr>
          <w:sz w:val="24"/>
          <w:szCs w:val="24"/>
        </w:rPr>
        <w:t>questions</w:t>
      </w:r>
      <w:r>
        <w:rPr>
          <w:color w:val="000000"/>
          <w:sz w:val="24"/>
          <w:szCs w:val="24"/>
        </w:rPr>
        <w:t xml:space="preserve"> that establish a person’s </w:t>
      </w:r>
      <w:r>
        <w:rPr>
          <w:sz w:val="24"/>
          <w:szCs w:val="24"/>
        </w:rPr>
        <w:t>viewpoint</w:t>
      </w:r>
      <w:r>
        <w:rPr>
          <w:color w:val="000000"/>
          <w:sz w:val="24"/>
          <w:szCs w:val="24"/>
        </w:rPr>
        <w:t xml:space="preserve"> on a particular subject.  </w:t>
      </w:r>
    </w:p>
    <w:p w:rsidR="0018576C" w:rsidRDefault="00504F2B">
      <w:pPr>
        <w:spacing w:line="360" w:lineRule="auto"/>
        <w:jc w:val="both"/>
        <w:rPr>
          <w:color w:val="000000"/>
          <w:sz w:val="24"/>
          <w:szCs w:val="24"/>
        </w:rPr>
      </w:pPr>
      <w:r>
        <w:rPr>
          <w:color w:val="000000"/>
          <w:sz w:val="24"/>
          <w:szCs w:val="24"/>
        </w:rPr>
        <w:t xml:space="preserve">       Closed questions are spe</w:t>
      </w:r>
      <w:r>
        <w:rPr>
          <w:color w:val="000000"/>
          <w:sz w:val="24"/>
          <w:szCs w:val="24"/>
        </w:rPr>
        <w:t>cific and usually require a specific answer.</w:t>
      </w:r>
    </w:p>
    <w:p w:rsidR="0018576C" w:rsidRDefault="00504F2B">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         Probes are </w:t>
      </w:r>
      <w:r>
        <w:rPr>
          <w:sz w:val="24"/>
          <w:szCs w:val="24"/>
        </w:rPr>
        <w:t>questions</w:t>
      </w:r>
      <w:r>
        <w:rPr>
          <w:color w:val="000000"/>
          <w:sz w:val="24"/>
          <w:szCs w:val="24"/>
        </w:rPr>
        <w:t xml:space="preserve"> that follow up an earlier answer.                                                         </w:t>
      </w:r>
    </w:p>
    <w:p w:rsidR="0018576C" w:rsidRDefault="0018576C">
      <w:pPr>
        <w:widowControl/>
        <w:shd w:val="clear" w:color="auto" w:fill="FFFFFF"/>
        <w:spacing w:line="360" w:lineRule="auto"/>
        <w:ind w:left="720"/>
        <w:jc w:val="both"/>
        <w:rPr>
          <w:sz w:val="24"/>
          <w:szCs w:val="24"/>
        </w:rPr>
      </w:pPr>
    </w:p>
    <w:p w:rsidR="0018576C" w:rsidRDefault="0018576C">
      <w:pPr>
        <w:spacing w:line="360" w:lineRule="auto"/>
        <w:jc w:val="both"/>
        <w:rPr>
          <w:sz w:val="24"/>
          <w:szCs w:val="24"/>
        </w:rPr>
      </w:pPr>
    </w:p>
    <w:p w:rsidR="0018576C" w:rsidRDefault="0018576C">
      <w:pPr>
        <w:spacing w:after="120" w:line="276" w:lineRule="auto"/>
        <w:jc w:val="both"/>
        <w:rPr>
          <w:b/>
          <w:sz w:val="28"/>
          <w:szCs w:val="28"/>
        </w:rPr>
      </w:pPr>
    </w:p>
    <w:p w:rsidR="0018576C" w:rsidRDefault="0018576C">
      <w:pPr>
        <w:spacing w:line="379" w:lineRule="auto"/>
        <w:ind w:right="18"/>
        <w:jc w:val="center"/>
        <w:rPr>
          <w:b/>
          <w:sz w:val="36"/>
          <w:szCs w:val="36"/>
        </w:rPr>
      </w:pPr>
    </w:p>
    <w:p w:rsidR="0018576C" w:rsidRDefault="0018576C"/>
    <w:p w:rsidR="0018576C" w:rsidRDefault="00504F2B">
      <w:pPr>
        <w:spacing w:line="360" w:lineRule="auto"/>
        <w:ind w:left="2880" w:firstLine="720"/>
        <w:rPr>
          <w:b/>
          <w:sz w:val="32"/>
          <w:szCs w:val="32"/>
        </w:rPr>
      </w:pPr>
      <w:r>
        <w:rPr>
          <w:b/>
          <w:sz w:val="32"/>
          <w:szCs w:val="32"/>
        </w:rPr>
        <w:t xml:space="preserve">CHAPTER 4 </w:t>
      </w:r>
    </w:p>
    <w:p w:rsidR="0018576C" w:rsidRDefault="00504F2B">
      <w:pPr>
        <w:spacing w:line="360" w:lineRule="auto"/>
        <w:jc w:val="center"/>
        <w:rPr>
          <w:b/>
          <w:sz w:val="28"/>
          <w:szCs w:val="28"/>
        </w:rPr>
      </w:pPr>
      <w:r>
        <w:rPr>
          <w:b/>
          <w:sz w:val="28"/>
          <w:szCs w:val="28"/>
        </w:rPr>
        <w:lastRenderedPageBreak/>
        <w:t>DESIGNs</w:t>
      </w:r>
    </w:p>
    <w:p w:rsidR="0018576C" w:rsidRDefault="0018576C">
      <w:pPr>
        <w:spacing w:line="360" w:lineRule="auto"/>
        <w:jc w:val="center"/>
        <w:rPr>
          <w:b/>
          <w:sz w:val="36"/>
          <w:szCs w:val="36"/>
        </w:rPr>
      </w:pPr>
    </w:p>
    <w:p w:rsidR="0018576C" w:rsidRDefault="00504F2B">
      <w:pPr>
        <w:spacing w:line="360" w:lineRule="auto"/>
        <w:jc w:val="both"/>
        <w:rPr>
          <w:b/>
          <w:sz w:val="28"/>
          <w:szCs w:val="28"/>
        </w:rPr>
      </w:pPr>
      <w:r>
        <w:rPr>
          <w:b/>
          <w:sz w:val="28"/>
          <w:szCs w:val="28"/>
        </w:rPr>
        <w:t>4.1 Introduction</w:t>
      </w:r>
    </w:p>
    <w:p w:rsidR="0018576C" w:rsidRDefault="00504F2B">
      <w:pPr>
        <w:spacing w:line="360" w:lineRule="auto"/>
        <w:ind w:firstLine="720"/>
        <w:jc w:val="both"/>
        <w:rPr>
          <w:sz w:val="24"/>
          <w:szCs w:val="24"/>
        </w:rPr>
      </w:pPr>
      <w:r>
        <w:rPr>
          <w:sz w:val="24"/>
          <w:szCs w:val="24"/>
        </w:rPr>
        <w:t>System is created to solve problems. One can think of the systems approach as an organized way of dealing with a problem. In this dynamic world, the subject system analysis and design, mainly deals with the software development activities.</w:t>
      </w:r>
    </w:p>
    <w:p w:rsidR="0018576C" w:rsidRDefault="00504F2B">
      <w:pPr>
        <w:spacing w:line="360" w:lineRule="auto"/>
        <w:jc w:val="both"/>
        <w:rPr>
          <w:sz w:val="24"/>
          <w:szCs w:val="24"/>
        </w:rPr>
      </w:pPr>
      <w:r>
        <w:rPr>
          <w:sz w:val="24"/>
          <w:szCs w:val="24"/>
        </w:rPr>
        <w:t>Since a new syst</w:t>
      </w:r>
      <w:r>
        <w:rPr>
          <w:sz w:val="24"/>
          <w:szCs w:val="24"/>
        </w:rPr>
        <w:t xml:space="preserve">em is to be developed, the one most important phase of the software development life cycle is system requirement gathering and analysis. Analysis is a detailed study of various operations performed by a system and their relationship within and outside the </w:t>
      </w:r>
      <w:r>
        <w:rPr>
          <w:sz w:val="24"/>
          <w:szCs w:val="24"/>
        </w:rPr>
        <w:t>system. Using the following steps it becomes easy to draw the exact boundary of the new system under consideration.</w:t>
      </w:r>
    </w:p>
    <w:p w:rsidR="0018576C" w:rsidRDefault="00504F2B">
      <w:pPr>
        <w:spacing w:line="360" w:lineRule="auto"/>
        <w:jc w:val="both"/>
        <w:rPr>
          <w:sz w:val="24"/>
          <w:szCs w:val="24"/>
        </w:rPr>
      </w:pPr>
      <w:r>
        <w:rPr>
          <w:sz w:val="24"/>
          <w:szCs w:val="24"/>
        </w:rPr>
        <w:t>All procedures, requirements must be analyzed and documented in the form of detailed DFDs, logical data structure and miniature specificatio</w:t>
      </w:r>
      <w:r>
        <w:rPr>
          <w:sz w:val="24"/>
          <w:szCs w:val="24"/>
        </w:rPr>
        <w:t>ns.</w:t>
      </w:r>
    </w:p>
    <w:p w:rsidR="0018576C" w:rsidRDefault="00504F2B">
      <w:pPr>
        <w:spacing w:line="360" w:lineRule="auto"/>
        <w:jc w:val="both"/>
        <w:rPr>
          <w:sz w:val="24"/>
          <w:szCs w:val="24"/>
        </w:rPr>
      </w:pPr>
      <w:r>
        <w:rPr>
          <w:sz w:val="24"/>
          <w:szCs w:val="24"/>
        </w:rPr>
        <w:t>System analyses also include sub-dividing of complex processes involving the entire system, identification of data store and manual processes.</w:t>
      </w:r>
    </w:p>
    <w:p w:rsidR="0018576C" w:rsidRDefault="00504F2B">
      <w:pPr>
        <w:shd w:val="clear" w:color="auto" w:fill="FFFFFF"/>
        <w:spacing w:line="276" w:lineRule="auto"/>
        <w:jc w:val="both"/>
        <w:rPr>
          <w:b/>
          <w:sz w:val="28"/>
          <w:szCs w:val="28"/>
        </w:rPr>
      </w:pPr>
      <w:r>
        <w:rPr>
          <w:b/>
          <w:sz w:val="28"/>
          <w:szCs w:val="28"/>
        </w:rPr>
        <w:t>4.2 System Design</w:t>
      </w:r>
    </w:p>
    <w:p w:rsidR="0018576C" w:rsidRDefault="0018576C">
      <w:pPr>
        <w:shd w:val="clear" w:color="auto" w:fill="FFFFFF"/>
        <w:spacing w:line="276" w:lineRule="auto"/>
        <w:jc w:val="both"/>
        <w:rPr>
          <w:sz w:val="24"/>
          <w:szCs w:val="24"/>
        </w:rPr>
      </w:pPr>
    </w:p>
    <w:p w:rsidR="0018576C" w:rsidRDefault="00504F2B">
      <w:pPr>
        <w:shd w:val="clear" w:color="auto" w:fill="FFFFFF"/>
        <w:spacing w:line="360" w:lineRule="auto"/>
        <w:jc w:val="both"/>
        <w:rPr>
          <w:sz w:val="24"/>
          <w:szCs w:val="24"/>
        </w:rPr>
      </w:pPr>
      <w:r>
        <w:rPr>
          <w:sz w:val="24"/>
          <w:szCs w:val="24"/>
        </w:rPr>
        <w:t>System design is the process of planning a new system or to replace the existing system. S</w:t>
      </w:r>
      <w:r>
        <w:rPr>
          <w:sz w:val="24"/>
          <w:szCs w:val="24"/>
        </w:rPr>
        <w:t>imply, system design is like the blueprint for building, it specifies all the features that are to be in the finished product.</w:t>
      </w:r>
    </w:p>
    <w:p w:rsidR="0018576C" w:rsidRDefault="00504F2B">
      <w:pPr>
        <w:shd w:val="clear" w:color="auto" w:fill="FFFFFF"/>
        <w:spacing w:line="360" w:lineRule="auto"/>
        <w:jc w:val="both"/>
        <w:rPr>
          <w:sz w:val="24"/>
          <w:szCs w:val="24"/>
        </w:rPr>
      </w:pPr>
      <w:r>
        <w:rPr>
          <w:sz w:val="24"/>
          <w:szCs w:val="24"/>
        </w:rPr>
        <w:t>System design phase follows system analysis phase. Design is concerned with identifying functions, data streams among those functions, maintaining a record of the design decisions and providing a blueprint for the implementation phase.</w:t>
      </w:r>
    </w:p>
    <w:p w:rsidR="0018576C" w:rsidRDefault="00504F2B">
      <w:pPr>
        <w:shd w:val="clear" w:color="auto" w:fill="FFFFFF"/>
        <w:spacing w:line="360" w:lineRule="auto"/>
        <w:jc w:val="both"/>
        <w:rPr>
          <w:sz w:val="24"/>
          <w:szCs w:val="24"/>
        </w:rPr>
      </w:pPr>
      <w:r>
        <w:rPr>
          <w:sz w:val="24"/>
          <w:szCs w:val="24"/>
        </w:rPr>
        <w:t>Design is the bridge</w:t>
      </w:r>
      <w:r>
        <w:rPr>
          <w:sz w:val="24"/>
          <w:szCs w:val="24"/>
        </w:rPr>
        <w:t xml:space="preserve"> between system analysis and system implementation. Some of the essential fundamental concepts involved in the design of application software are:</w:t>
      </w:r>
    </w:p>
    <w:p w:rsidR="0018576C" w:rsidRDefault="00504F2B">
      <w:pPr>
        <w:widowControl/>
        <w:numPr>
          <w:ilvl w:val="0"/>
          <w:numId w:val="8"/>
        </w:numPr>
        <w:shd w:val="clear" w:color="auto" w:fill="FFFFFF"/>
        <w:spacing w:line="360" w:lineRule="auto"/>
        <w:jc w:val="both"/>
        <w:rPr>
          <w:sz w:val="24"/>
          <w:szCs w:val="24"/>
        </w:rPr>
      </w:pPr>
      <w:r>
        <w:rPr>
          <w:sz w:val="24"/>
          <w:szCs w:val="24"/>
        </w:rPr>
        <w:t>Abstraction</w:t>
      </w:r>
    </w:p>
    <w:p w:rsidR="0018576C" w:rsidRDefault="00504F2B">
      <w:pPr>
        <w:widowControl/>
        <w:numPr>
          <w:ilvl w:val="0"/>
          <w:numId w:val="8"/>
        </w:numPr>
        <w:shd w:val="clear" w:color="auto" w:fill="FFFFFF"/>
        <w:spacing w:line="360" w:lineRule="auto"/>
        <w:jc w:val="both"/>
        <w:rPr>
          <w:sz w:val="24"/>
          <w:szCs w:val="24"/>
        </w:rPr>
      </w:pPr>
      <w:r>
        <w:rPr>
          <w:sz w:val="24"/>
          <w:szCs w:val="24"/>
        </w:rPr>
        <w:t>Modularity</w:t>
      </w:r>
    </w:p>
    <w:p w:rsidR="0018576C" w:rsidRDefault="00504F2B">
      <w:pPr>
        <w:widowControl/>
        <w:numPr>
          <w:ilvl w:val="0"/>
          <w:numId w:val="8"/>
        </w:numPr>
        <w:shd w:val="clear" w:color="auto" w:fill="FFFFFF"/>
        <w:spacing w:line="360" w:lineRule="auto"/>
        <w:jc w:val="both"/>
        <w:rPr>
          <w:sz w:val="24"/>
          <w:szCs w:val="24"/>
        </w:rPr>
      </w:pPr>
      <w:r>
        <w:rPr>
          <w:sz w:val="24"/>
          <w:szCs w:val="24"/>
        </w:rPr>
        <w:t>Verification</w:t>
      </w:r>
    </w:p>
    <w:p w:rsidR="0018576C" w:rsidRDefault="00504F2B">
      <w:pPr>
        <w:spacing w:line="360" w:lineRule="auto"/>
        <w:jc w:val="both"/>
        <w:rPr>
          <w:sz w:val="24"/>
          <w:szCs w:val="24"/>
        </w:rPr>
      </w:pPr>
      <w:r>
        <w:rPr>
          <w:b/>
          <w:sz w:val="24"/>
          <w:szCs w:val="24"/>
        </w:rPr>
        <w:t xml:space="preserve">  Abstraction</w:t>
      </w:r>
      <w:r>
        <w:rPr>
          <w:sz w:val="24"/>
          <w:szCs w:val="24"/>
        </w:rPr>
        <w:t xml:space="preserve"> is used to construct solutions to problems without having t</w:t>
      </w:r>
      <w:r>
        <w:rPr>
          <w:sz w:val="24"/>
          <w:szCs w:val="24"/>
        </w:rPr>
        <w:t xml:space="preserve">o take account of the intricate details of the various component sub problems. Abstraction allows system designers to make stepwise refinement, which at each stage of the design may hide </w:t>
      </w:r>
      <w:r>
        <w:rPr>
          <w:sz w:val="24"/>
          <w:szCs w:val="24"/>
        </w:rPr>
        <w:lastRenderedPageBreak/>
        <w:t xml:space="preserve">unnecessary details associated with representation or implementation </w:t>
      </w:r>
      <w:r>
        <w:rPr>
          <w:sz w:val="24"/>
          <w:szCs w:val="24"/>
        </w:rPr>
        <w:t>from the surrounding environment.</w:t>
      </w:r>
    </w:p>
    <w:p w:rsidR="0018576C" w:rsidRDefault="0018576C">
      <w:pPr>
        <w:spacing w:line="360" w:lineRule="auto"/>
        <w:jc w:val="both"/>
        <w:rPr>
          <w:sz w:val="24"/>
          <w:szCs w:val="24"/>
        </w:rPr>
      </w:pPr>
    </w:p>
    <w:p w:rsidR="0018576C" w:rsidRDefault="00504F2B">
      <w:pPr>
        <w:shd w:val="clear" w:color="auto" w:fill="FFFFFF"/>
        <w:spacing w:line="360" w:lineRule="auto"/>
        <w:jc w:val="both"/>
        <w:rPr>
          <w:sz w:val="24"/>
          <w:szCs w:val="24"/>
        </w:rPr>
      </w:pPr>
      <w:r>
        <w:rPr>
          <w:b/>
          <w:sz w:val="24"/>
          <w:szCs w:val="24"/>
        </w:rPr>
        <w:t xml:space="preserve">Modularity </w:t>
      </w:r>
      <w:r>
        <w:rPr>
          <w:sz w:val="24"/>
          <w:szCs w:val="24"/>
        </w:rPr>
        <w:t>is concerned with decomposing the main module into well-defined manageable units with well-defined interfaces among the units. This enhances design clarity, which in turn eases implementation, Debugging, Testing, Documenting and Maintenance of the software</w:t>
      </w:r>
      <w:r>
        <w:rPr>
          <w:sz w:val="24"/>
          <w:szCs w:val="24"/>
        </w:rPr>
        <w:t xml:space="preserve"> product. Modularity viewed in this sense is a vital tool in the construction of large software projects.</w:t>
      </w:r>
    </w:p>
    <w:p w:rsidR="0018576C" w:rsidRDefault="0018576C">
      <w:pPr>
        <w:shd w:val="clear" w:color="auto" w:fill="FFFFFF"/>
        <w:spacing w:line="360" w:lineRule="auto"/>
        <w:jc w:val="both"/>
        <w:rPr>
          <w:sz w:val="24"/>
          <w:szCs w:val="24"/>
        </w:rPr>
      </w:pPr>
    </w:p>
    <w:p w:rsidR="0018576C" w:rsidRDefault="00504F2B">
      <w:pPr>
        <w:shd w:val="clear" w:color="auto" w:fill="FFFFFF"/>
        <w:spacing w:line="360" w:lineRule="auto"/>
        <w:jc w:val="both"/>
        <w:rPr>
          <w:sz w:val="24"/>
          <w:szCs w:val="24"/>
        </w:rPr>
      </w:pPr>
      <w:r>
        <w:rPr>
          <w:b/>
          <w:sz w:val="24"/>
          <w:szCs w:val="24"/>
        </w:rPr>
        <w:t xml:space="preserve">Verification </w:t>
      </w:r>
      <w:r>
        <w:rPr>
          <w:sz w:val="24"/>
          <w:szCs w:val="24"/>
        </w:rPr>
        <w:t>is a fundamental concept in software design. A design is verifiable if it can be demonstrated that the design will result in implementat</w:t>
      </w:r>
      <w:r>
        <w:rPr>
          <w:sz w:val="24"/>
          <w:szCs w:val="24"/>
        </w:rPr>
        <w:t>ion that satisfies the customer’s requirements. Verification is of two types namely.</w:t>
      </w:r>
    </w:p>
    <w:p w:rsidR="0018576C" w:rsidRDefault="00504F2B">
      <w:pPr>
        <w:widowControl/>
        <w:numPr>
          <w:ilvl w:val="0"/>
          <w:numId w:val="11"/>
        </w:numPr>
        <w:shd w:val="clear" w:color="auto" w:fill="FFFFFF"/>
        <w:spacing w:line="360" w:lineRule="auto"/>
        <w:jc w:val="both"/>
        <w:rPr>
          <w:sz w:val="24"/>
          <w:szCs w:val="24"/>
        </w:rPr>
      </w:pPr>
      <w:r>
        <w:rPr>
          <w:sz w:val="24"/>
          <w:szCs w:val="24"/>
        </w:rPr>
        <w:t>Verification that the software requirements analysis satisfies the customer’s needs.</w:t>
      </w:r>
    </w:p>
    <w:p w:rsidR="0018576C" w:rsidRDefault="00504F2B">
      <w:pPr>
        <w:widowControl/>
        <w:numPr>
          <w:ilvl w:val="0"/>
          <w:numId w:val="11"/>
        </w:numPr>
        <w:shd w:val="clear" w:color="auto" w:fill="FFFFFF"/>
        <w:spacing w:line="360" w:lineRule="auto"/>
        <w:jc w:val="both"/>
        <w:rPr>
          <w:sz w:val="24"/>
          <w:szCs w:val="24"/>
        </w:rPr>
      </w:pPr>
      <w:r>
        <w:rPr>
          <w:sz w:val="24"/>
          <w:szCs w:val="24"/>
        </w:rPr>
        <w:t>Verification that the design satisfies the requirement analysis.</w:t>
      </w:r>
    </w:p>
    <w:p w:rsidR="0018576C" w:rsidRDefault="0018576C">
      <w:pPr>
        <w:shd w:val="clear" w:color="auto" w:fill="FFFFFF"/>
        <w:spacing w:line="360" w:lineRule="auto"/>
        <w:jc w:val="both"/>
        <w:rPr>
          <w:sz w:val="24"/>
          <w:szCs w:val="24"/>
        </w:rPr>
      </w:pPr>
    </w:p>
    <w:p w:rsidR="0018576C" w:rsidRDefault="00504F2B">
      <w:pPr>
        <w:shd w:val="clear" w:color="auto" w:fill="FFFFFF"/>
        <w:spacing w:line="360" w:lineRule="auto"/>
        <w:jc w:val="both"/>
        <w:rPr>
          <w:sz w:val="24"/>
          <w:szCs w:val="24"/>
        </w:rPr>
      </w:pPr>
      <w:r>
        <w:rPr>
          <w:sz w:val="24"/>
          <w:szCs w:val="24"/>
        </w:rPr>
        <w:t>Some of the importan</w:t>
      </w:r>
      <w:r>
        <w:rPr>
          <w:sz w:val="24"/>
          <w:szCs w:val="24"/>
        </w:rPr>
        <w:t>t factors of quality that are to be considered in the design of application software are:</w:t>
      </w:r>
    </w:p>
    <w:p w:rsidR="0018576C" w:rsidRDefault="00504F2B">
      <w:pPr>
        <w:shd w:val="clear" w:color="auto" w:fill="FFFFFF"/>
        <w:spacing w:line="360" w:lineRule="auto"/>
        <w:jc w:val="both"/>
        <w:rPr>
          <w:b/>
          <w:sz w:val="24"/>
          <w:szCs w:val="24"/>
        </w:rPr>
      </w:pPr>
      <w:r>
        <w:rPr>
          <w:b/>
          <w:sz w:val="24"/>
          <w:szCs w:val="24"/>
        </w:rPr>
        <w:t>Reliability:</w:t>
      </w:r>
    </w:p>
    <w:p w:rsidR="0018576C" w:rsidRDefault="00504F2B">
      <w:pPr>
        <w:shd w:val="clear" w:color="auto" w:fill="FFFFFF"/>
        <w:spacing w:line="360" w:lineRule="auto"/>
        <w:jc w:val="both"/>
        <w:rPr>
          <w:sz w:val="24"/>
          <w:szCs w:val="24"/>
        </w:rPr>
      </w:pPr>
      <w:r>
        <w:rPr>
          <w:sz w:val="24"/>
          <w:szCs w:val="24"/>
        </w:rPr>
        <w:t>The software should behave strictly according to the original specification and should function smoothly under normal conditions.</w:t>
      </w:r>
    </w:p>
    <w:p w:rsidR="0018576C" w:rsidRDefault="0018576C">
      <w:pPr>
        <w:shd w:val="clear" w:color="auto" w:fill="FFFFFF"/>
        <w:spacing w:line="360" w:lineRule="auto"/>
        <w:jc w:val="both"/>
        <w:rPr>
          <w:b/>
          <w:sz w:val="24"/>
          <w:szCs w:val="24"/>
        </w:rPr>
      </w:pPr>
    </w:p>
    <w:p w:rsidR="0018576C" w:rsidRDefault="00504F2B">
      <w:pPr>
        <w:shd w:val="clear" w:color="auto" w:fill="FFFFFF"/>
        <w:spacing w:line="360" w:lineRule="auto"/>
        <w:jc w:val="both"/>
        <w:rPr>
          <w:b/>
          <w:sz w:val="24"/>
          <w:szCs w:val="24"/>
        </w:rPr>
      </w:pPr>
      <w:r>
        <w:rPr>
          <w:b/>
          <w:sz w:val="24"/>
          <w:szCs w:val="24"/>
        </w:rPr>
        <w:t>Extensibility:</w:t>
      </w:r>
    </w:p>
    <w:p w:rsidR="0018576C" w:rsidRDefault="00504F2B">
      <w:pPr>
        <w:shd w:val="clear" w:color="auto" w:fill="FFFFFF"/>
        <w:spacing w:line="360" w:lineRule="auto"/>
        <w:jc w:val="both"/>
        <w:rPr>
          <w:sz w:val="24"/>
          <w:szCs w:val="24"/>
        </w:rPr>
      </w:pPr>
      <w:r>
        <w:rPr>
          <w:sz w:val="24"/>
          <w:szCs w:val="24"/>
        </w:rPr>
        <w:t>The sof</w:t>
      </w:r>
      <w:r>
        <w:rPr>
          <w:sz w:val="24"/>
          <w:szCs w:val="24"/>
        </w:rPr>
        <w:t>tware should be capable of adapting easily to changes in the specification.</w:t>
      </w:r>
    </w:p>
    <w:p w:rsidR="0018576C" w:rsidRDefault="0018576C">
      <w:pPr>
        <w:shd w:val="clear" w:color="auto" w:fill="FFFFFF"/>
        <w:spacing w:line="360" w:lineRule="auto"/>
        <w:jc w:val="both"/>
        <w:rPr>
          <w:b/>
          <w:sz w:val="24"/>
          <w:szCs w:val="24"/>
        </w:rPr>
      </w:pPr>
    </w:p>
    <w:p w:rsidR="0018576C" w:rsidRDefault="00504F2B">
      <w:pPr>
        <w:shd w:val="clear" w:color="auto" w:fill="FFFFFF"/>
        <w:spacing w:line="360" w:lineRule="auto"/>
        <w:jc w:val="both"/>
        <w:rPr>
          <w:b/>
          <w:sz w:val="24"/>
          <w:szCs w:val="24"/>
        </w:rPr>
      </w:pPr>
      <w:r>
        <w:rPr>
          <w:b/>
          <w:sz w:val="24"/>
          <w:szCs w:val="24"/>
        </w:rPr>
        <w:t>Reusability:</w:t>
      </w:r>
    </w:p>
    <w:p w:rsidR="0018576C" w:rsidRDefault="00504F2B">
      <w:pPr>
        <w:shd w:val="clear" w:color="auto" w:fill="FFFFFF"/>
        <w:spacing w:line="360" w:lineRule="auto"/>
        <w:jc w:val="both"/>
        <w:rPr>
          <w:sz w:val="24"/>
          <w:szCs w:val="24"/>
        </w:rPr>
      </w:pPr>
      <w:r>
        <w:rPr>
          <w:sz w:val="24"/>
          <w:szCs w:val="24"/>
        </w:rPr>
        <w:t>The software should be developed using a modular approach, which permits modules to be reused by other applications, if possible.</w:t>
      </w:r>
    </w:p>
    <w:p w:rsidR="0018576C" w:rsidRDefault="00504F2B">
      <w:pPr>
        <w:shd w:val="clear" w:color="auto" w:fill="FFFFFF"/>
        <w:spacing w:line="360" w:lineRule="auto"/>
        <w:jc w:val="both"/>
        <w:rPr>
          <w:sz w:val="24"/>
          <w:szCs w:val="24"/>
        </w:rPr>
      </w:pPr>
      <w:r>
        <w:rPr>
          <w:sz w:val="24"/>
          <w:szCs w:val="24"/>
        </w:rPr>
        <w:t xml:space="preserve">The System Design briefly describes </w:t>
      </w:r>
      <w:r>
        <w:rPr>
          <w:sz w:val="24"/>
          <w:szCs w:val="24"/>
        </w:rPr>
        <w:t>the concept of system design and it contains four sections. The first section briefly describes the features that the system is going to provide to the user and the outputs that the proposed system is going to offer.</w:t>
      </w:r>
    </w:p>
    <w:p w:rsidR="0018576C" w:rsidRDefault="00504F2B">
      <w:pPr>
        <w:shd w:val="clear" w:color="auto" w:fill="FFFFFF"/>
        <w:spacing w:line="360" w:lineRule="auto"/>
        <w:jc w:val="both"/>
        <w:rPr>
          <w:sz w:val="24"/>
          <w:szCs w:val="24"/>
        </w:rPr>
      </w:pPr>
      <w:r>
        <w:rPr>
          <w:sz w:val="24"/>
          <w:szCs w:val="24"/>
        </w:rPr>
        <w:lastRenderedPageBreak/>
        <w:t>The second section namely Logical Desig</w:t>
      </w:r>
      <w:r>
        <w:rPr>
          <w:sz w:val="24"/>
          <w:szCs w:val="24"/>
        </w:rPr>
        <w:t>n describes the Data Flow Diagrams, which show clearly the data movements, the processes and the data sources, and sinks, E-R diagrams which represent the overall logical design of the database, and high-level process structure of the system.</w:t>
      </w:r>
    </w:p>
    <w:p w:rsidR="0018576C" w:rsidRDefault="00504F2B">
      <w:pPr>
        <w:shd w:val="clear" w:color="auto" w:fill="FFFFFF"/>
        <w:spacing w:line="360" w:lineRule="auto"/>
        <w:jc w:val="both"/>
        <w:rPr>
          <w:b/>
          <w:sz w:val="24"/>
          <w:szCs w:val="24"/>
        </w:rPr>
      </w:pPr>
      <w:r>
        <w:rPr>
          <w:b/>
          <w:sz w:val="24"/>
          <w:szCs w:val="24"/>
        </w:rPr>
        <w:t>Preliminary D</w:t>
      </w:r>
      <w:r>
        <w:rPr>
          <w:b/>
          <w:sz w:val="24"/>
          <w:szCs w:val="24"/>
        </w:rPr>
        <w:t>esign:</w:t>
      </w:r>
    </w:p>
    <w:p w:rsidR="0018576C" w:rsidRDefault="00504F2B">
      <w:pPr>
        <w:shd w:val="clear" w:color="auto" w:fill="FFFFFF"/>
        <w:spacing w:line="360" w:lineRule="auto"/>
        <w:jc w:val="both"/>
        <w:rPr>
          <w:sz w:val="24"/>
          <w:szCs w:val="24"/>
        </w:rPr>
      </w:pPr>
      <w:r>
        <w:rPr>
          <w:sz w:val="24"/>
          <w:szCs w:val="24"/>
        </w:rPr>
        <w:t>Preliminary design is basically concerned with deriving an overall picture of the system. Deriving the entire system into modules and sub-modules while keeping Cohesion and Coupling factors in mind. Tools, which assist in the preliminary design proc</w:t>
      </w:r>
      <w:r>
        <w:rPr>
          <w:sz w:val="24"/>
          <w:szCs w:val="24"/>
        </w:rPr>
        <w:t>ess, are Data Flow Diagrams.</w:t>
      </w:r>
    </w:p>
    <w:p w:rsidR="0018576C" w:rsidRDefault="0018576C">
      <w:pPr>
        <w:shd w:val="clear" w:color="auto" w:fill="FFFFFF"/>
        <w:spacing w:line="360" w:lineRule="auto"/>
        <w:jc w:val="both"/>
        <w:rPr>
          <w:sz w:val="24"/>
          <w:szCs w:val="24"/>
        </w:rPr>
      </w:pPr>
    </w:p>
    <w:p w:rsidR="0018576C" w:rsidRDefault="0018576C">
      <w:pPr>
        <w:shd w:val="clear" w:color="auto" w:fill="FFFFFF"/>
        <w:spacing w:line="360" w:lineRule="auto"/>
        <w:jc w:val="both"/>
        <w:rPr>
          <w:b/>
          <w:sz w:val="24"/>
          <w:szCs w:val="24"/>
        </w:rPr>
      </w:pPr>
    </w:p>
    <w:p w:rsidR="0018576C" w:rsidRDefault="00504F2B">
      <w:pPr>
        <w:shd w:val="clear" w:color="auto" w:fill="FFFFFF"/>
        <w:spacing w:line="360" w:lineRule="auto"/>
        <w:jc w:val="both"/>
        <w:rPr>
          <w:b/>
          <w:sz w:val="24"/>
          <w:szCs w:val="24"/>
        </w:rPr>
      </w:pPr>
      <w:r>
        <w:rPr>
          <w:b/>
          <w:sz w:val="24"/>
          <w:szCs w:val="24"/>
        </w:rPr>
        <w:t>Code design:</w:t>
      </w:r>
    </w:p>
    <w:p w:rsidR="0018576C" w:rsidRDefault="00504F2B">
      <w:pPr>
        <w:shd w:val="clear" w:color="auto" w:fill="FFFFFF"/>
        <w:spacing w:line="360" w:lineRule="auto"/>
        <w:jc w:val="both"/>
        <w:rPr>
          <w:sz w:val="24"/>
          <w:szCs w:val="24"/>
        </w:rPr>
      </w:pPr>
      <w:r>
        <w:rPr>
          <w:sz w:val="24"/>
          <w:szCs w:val="24"/>
        </w:rPr>
        <w:t>The purpose of code is to facilitate the identification and retrieval for items of information.  A code is an ordered collection of symbols designed to provide unique identification of an entity or attribute.  To</w:t>
      </w:r>
      <w:r>
        <w:rPr>
          <w:sz w:val="24"/>
          <w:szCs w:val="24"/>
        </w:rPr>
        <w:t xml:space="preserve"> achieve unique identification there must be only one place where the identified entity or the attribute can be entered in the code; conversely there must be a place in the code for everything that is to be identified.  This mutually exclusive feature must</w:t>
      </w:r>
      <w:r>
        <w:rPr>
          <w:sz w:val="24"/>
          <w:szCs w:val="24"/>
        </w:rPr>
        <w:t xml:space="preserve"> be built into any coding system.</w:t>
      </w:r>
    </w:p>
    <w:p w:rsidR="0018576C" w:rsidRDefault="00504F2B">
      <w:pPr>
        <w:shd w:val="clear" w:color="auto" w:fill="FFFFFF"/>
        <w:spacing w:line="360" w:lineRule="auto"/>
        <w:jc w:val="both"/>
        <w:rPr>
          <w:sz w:val="24"/>
          <w:szCs w:val="24"/>
        </w:rPr>
      </w:pPr>
      <w:r>
        <w:rPr>
          <w:sz w:val="24"/>
          <w:szCs w:val="24"/>
        </w:rPr>
        <w:t>The codes for this system are designed with two features in mind.  Optimum human oriented use and machine efficiency are also operable i.e., they are adequate for present and anticipate data processing both for machine and human use.</w:t>
      </w:r>
    </w:p>
    <w:p w:rsidR="0018576C" w:rsidRDefault="00504F2B">
      <w:pPr>
        <w:shd w:val="clear" w:color="auto" w:fill="FFFFFF"/>
        <w:spacing w:line="360" w:lineRule="auto"/>
        <w:jc w:val="both"/>
        <w:rPr>
          <w:b/>
          <w:sz w:val="24"/>
          <w:szCs w:val="24"/>
        </w:rPr>
      </w:pPr>
      <w:r>
        <w:rPr>
          <w:b/>
          <w:sz w:val="24"/>
          <w:szCs w:val="24"/>
        </w:rPr>
        <w:t>Input /Output design</w:t>
      </w:r>
      <w:r>
        <w:rPr>
          <w:sz w:val="24"/>
          <w:szCs w:val="24"/>
        </w:rPr>
        <w:t xml:space="preserve"> </w:t>
      </w:r>
    </w:p>
    <w:p w:rsidR="0018576C" w:rsidRDefault="00504F2B">
      <w:pPr>
        <w:shd w:val="clear" w:color="auto" w:fill="FFFFFF"/>
        <w:spacing w:line="360" w:lineRule="auto"/>
        <w:jc w:val="both"/>
        <w:rPr>
          <w:sz w:val="24"/>
          <w:szCs w:val="24"/>
        </w:rPr>
      </w:pPr>
      <w:r>
        <w:rPr>
          <w:sz w:val="24"/>
          <w:szCs w:val="24"/>
        </w:rPr>
        <w:t xml:space="preserve">Is a part of overall system design, which requires very careful </w:t>
      </w:r>
      <w:proofErr w:type="gramStart"/>
      <w:r>
        <w:rPr>
          <w:sz w:val="24"/>
          <w:szCs w:val="24"/>
        </w:rPr>
        <w:t>attention.</w:t>
      </w:r>
      <w:proofErr w:type="gramEnd"/>
      <w:r>
        <w:rPr>
          <w:sz w:val="24"/>
          <w:szCs w:val="24"/>
        </w:rPr>
        <w:t xml:space="preserve"> The main objectives of input design are:</w:t>
      </w:r>
    </w:p>
    <w:p w:rsidR="0018576C" w:rsidRDefault="00504F2B">
      <w:pPr>
        <w:widowControl/>
        <w:numPr>
          <w:ilvl w:val="0"/>
          <w:numId w:val="14"/>
        </w:numPr>
        <w:pBdr>
          <w:top w:val="nil"/>
          <w:left w:val="nil"/>
          <w:bottom w:val="nil"/>
          <w:right w:val="nil"/>
          <w:between w:val="nil"/>
        </w:pBdr>
        <w:shd w:val="clear" w:color="auto" w:fill="FFFFFF"/>
        <w:spacing w:before="158" w:line="360" w:lineRule="auto"/>
        <w:jc w:val="both"/>
        <w:rPr>
          <w:color w:val="000000"/>
          <w:sz w:val="24"/>
          <w:szCs w:val="24"/>
        </w:rPr>
      </w:pPr>
      <w:r>
        <w:rPr>
          <w:color w:val="000000"/>
          <w:sz w:val="24"/>
          <w:szCs w:val="24"/>
        </w:rPr>
        <w:t>To produce a cost-effective method of input.</w:t>
      </w:r>
    </w:p>
    <w:p w:rsidR="0018576C" w:rsidRDefault="00504F2B">
      <w:pPr>
        <w:widowControl/>
        <w:numPr>
          <w:ilvl w:val="0"/>
          <w:numId w:val="14"/>
        </w:numPr>
        <w:pBdr>
          <w:top w:val="nil"/>
          <w:left w:val="nil"/>
          <w:bottom w:val="nil"/>
          <w:right w:val="nil"/>
          <w:between w:val="nil"/>
        </w:pBdr>
        <w:shd w:val="clear" w:color="auto" w:fill="FFFFFF"/>
        <w:spacing w:before="158" w:line="360" w:lineRule="auto"/>
        <w:jc w:val="both"/>
        <w:rPr>
          <w:color w:val="000000"/>
          <w:sz w:val="24"/>
          <w:szCs w:val="24"/>
        </w:rPr>
      </w:pPr>
      <w:r>
        <w:rPr>
          <w:color w:val="000000"/>
          <w:sz w:val="24"/>
          <w:szCs w:val="24"/>
        </w:rPr>
        <w:t>To achieve the highest possible level of accuracy.</w:t>
      </w:r>
    </w:p>
    <w:p w:rsidR="0018576C" w:rsidRDefault="00504F2B">
      <w:pPr>
        <w:widowControl/>
        <w:numPr>
          <w:ilvl w:val="0"/>
          <w:numId w:val="14"/>
        </w:numPr>
        <w:pBdr>
          <w:top w:val="nil"/>
          <w:left w:val="nil"/>
          <w:bottom w:val="nil"/>
          <w:right w:val="nil"/>
          <w:between w:val="nil"/>
        </w:pBdr>
        <w:shd w:val="clear" w:color="auto" w:fill="FFFFFF"/>
        <w:spacing w:before="158" w:line="360" w:lineRule="auto"/>
        <w:jc w:val="both"/>
        <w:rPr>
          <w:color w:val="000000"/>
          <w:sz w:val="24"/>
          <w:szCs w:val="24"/>
        </w:rPr>
      </w:pPr>
      <w:r>
        <w:rPr>
          <w:color w:val="000000"/>
          <w:sz w:val="24"/>
          <w:szCs w:val="24"/>
        </w:rPr>
        <w:t>To ensure that the input is acceptable to an</w:t>
      </w:r>
      <w:r>
        <w:rPr>
          <w:color w:val="000000"/>
          <w:sz w:val="24"/>
          <w:szCs w:val="24"/>
        </w:rPr>
        <w:t>d understood by the user staff.</w:t>
      </w:r>
    </w:p>
    <w:p w:rsidR="0018576C" w:rsidRDefault="00504F2B">
      <w:pPr>
        <w:shd w:val="clear" w:color="auto" w:fill="FFFFFF"/>
        <w:spacing w:line="360" w:lineRule="auto"/>
        <w:jc w:val="both"/>
        <w:rPr>
          <w:sz w:val="24"/>
          <w:szCs w:val="24"/>
        </w:rPr>
      </w:pPr>
      <w:r>
        <w:rPr>
          <w:sz w:val="24"/>
          <w:szCs w:val="24"/>
        </w:rPr>
        <w:t>Outputs from computer systems are required primarily to communicate the results of processing to users.   They are also to provide a permanent hard copy of these results for later consultation.</w:t>
      </w:r>
    </w:p>
    <w:p w:rsidR="0018576C" w:rsidRDefault="00504F2B">
      <w:pPr>
        <w:shd w:val="clear" w:color="auto" w:fill="FFFFFF"/>
        <w:spacing w:line="360" w:lineRule="auto"/>
        <w:jc w:val="both"/>
        <w:rPr>
          <w:sz w:val="24"/>
          <w:szCs w:val="24"/>
        </w:rPr>
      </w:pPr>
      <w:r>
        <w:rPr>
          <w:sz w:val="24"/>
          <w:szCs w:val="24"/>
        </w:rPr>
        <w:lastRenderedPageBreak/>
        <w:t>The various types of outputs a</w:t>
      </w:r>
      <w:r>
        <w:rPr>
          <w:sz w:val="24"/>
          <w:szCs w:val="24"/>
        </w:rPr>
        <w:t>re required by this system are given below:</w:t>
      </w:r>
    </w:p>
    <w:p w:rsidR="0018576C" w:rsidRDefault="00504F2B">
      <w:pPr>
        <w:widowControl/>
        <w:numPr>
          <w:ilvl w:val="0"/>
          <w:numId w:val="16"/>
        </w:numPr>
        <w:pBdr>
          <w:top w:val="nil"/>
          <w:left w:val="nil"/>
          <w:bottom w:val="nil"/>
          <w:right w:val="nil"/>
          <w:between w:val="nil"/>
        </w:pBdr>
        <w:shd w:val="clear" w:color="auto" w:fill="FFFFFF"/>
        <w:spacing w:before="158" w:line="360" w:lineRule="auto"/>
        <w:jc w:val="both"/>
        <w:rPr>
          <w:color w:val="000000"/>
          <w:sz w:val="24"/>
          <w:szCs w:val="24"/>
        </w:rPr>
      </w:pPr>
      <w:r>
        <w:rPr>
          <w:color w:val="000000"/>
          <w:sz w:val="24"/>
          <w:szCs w:val="24"/>
        </w:rPr>
        <w:t xml:space="preserve">External outputs, whose destination is outside the concern and which require special attention because </w:t>
      </w:r>
      <w:r>
        <w:rPr>
          <w:sz w:val="24"/>
          <w:szCs w:val="24"/>
        </w:rPr>
        <w:t>they project</w:t>
      </w:r>
      <w:r>
        <w:rPr>
          <w:color w:val="000000"/>
          <w:sz w:val="24"/>
          <w:szCs w:val="24"/>
        </w:rPr>
        <w:t xml:space="preserve"> the image of the concern.  </w:t>
      </w:r>
    </w:p>
    <w:p w:rsidR="0018576C" w:rsidRDefault="00504F2B">
      <w:pPr>
        <w:widowControl/>
        <w:numPr>
          <w:ilvl w:val="0"/>
          <w:numId w:val="16"/>
        </w:numPr>
        <w:pBdr>
          <w:top w:val="nil"/>
          <w:left w:val="nil"/>
          <w:bottom w:val="nil"/>
          <w:right w:val="nil"/>
          <w:between w:val="nil"/>
        </w:pBdr>
        <w:shd w:val="clear" w:color="auto" w:fill="FFFFFF"/>
        <w:spacing w:before="158" w:line="360" w:lineRule="auto"/>
        <w:jc w:val="both"/>
        <w:rPr>
          <w:color w:val="000000"/>
          <w:sz w:val="24"/>
          <w:szCs w:val="24"/>
        </w:rPr>
      </w:pPr>
      <w:r>
        <w:rPr>
          <w:color w:val="000000"/>
          <w:sz w:val="24"/>
          <w:szCs w:val="24"/>
        </w:rPr>
        <w:t>Internal outputs, whose destination is within the concern and which require careful design because they are the user’s main interface within the computer.</w:t>
      </w:r>
    </w:p>
    <w:p w:rsidR="0018576C" w:rsidRDefault="00504F2B">
      <w:pPr>
        <w:widowControl/>
        <w:numPr>
          <w:ilvl w:val="0"/>
          <w:numId w:val="16"/>
        </w:numPr>
        <w:pBdr>
          <w:top w:val="nil"/>
          <w:left w:val="nil"/>
          <w:bottom w:val="nil"/>
          <w:right w:val="nil"/>
          <w:between w:val="nil"/>
        </w:pBdr>
        <w:shd w:val="clear" w:color="auto" w:fill="FFFFFF"/>
        <w:spacing w:before="158" w:line="360" w:lineRule="auto"/>
        <w:jc w:val="both"/>
        <w:rPr>
          <w:color w:val="000000"/>
          <w:sz w:val="28"/>
          <w:szCs w:val="28"/>
        </w:rPr>
      </w:pPr>
      <w:r>
        <w:rPr>
          <w:color w:val="000000"/>
          <w:sz w:val="24"/>
          <w:szCs w:val="24"/>
        </w:rPr>
        <w:t>Operation outputs, whose use is purely within the computer department,  E.g., program listings, usage</w:t>
      </w:r>
      <w:r>
        <w:rPr>
          <w:color w:val="000000"/>
          <w:sz w:val="24"/>
          <w:szCs w:val="24"/>
        </w:rPr>
        <w:t xml:space="preserve"> statistics </w:t>
      </w:r>
      <w:proofErr w:type="spellStart"/>
      <w:r>
        <w:rPr>
          <w:color w:val="000000"/>
          <w:sz w:val="24"/>
          <w:szCs w:val="24"/>
        </w:rPr>
        <w:t>etc</w:t>
      </w:r>
      <w:proofErr w:type="spellEnd"/>
      <w:r>
        <w:rPr>
          <w:color w:val="000000"/>
          <w:sz w:val="24"/>
          <w:szCs w:val="24"/>
        </w:rPr>
        <w:t>,</w:t>
      </w:r>
    </w:p>
    <w:p w:rsidR="0018576C" w:rsidRDefault="0018576C">
      <w:pPr>
        <w:widowControl/>
        <w:pBdr>
          <w:top w:val="nil"/>
          <w:left w:val="nil"/>
          <w:bottom w:val="nil"/>
          <w:right w:val="nil"/>
          <w:between w:val="nil"/>
        </w:pBdr>
        <w:shd w:val="clear" w:color="auto" w:fill="FFFFFF"/>
        <w:spacing w:before="158" w:line="360" w:lineRule="auto"/>
        <w:ind w:left="1080"/>
        <w:jc w:val="both"/>
        <w:rPr>
          <w:color w:val="000000"/>
          <w:sz w:val="28"/>
          <w:szCs w:val="28"/>
        </w:rPr>
      </w:pPr>
    </w:p>
    <w:p w:rsidR="0018576C" w:rsidRDefault="00504F2B">
      <w:pPr>
        <w:spacing w:line="276" w:lineRule="auto"/>
        <w:jc w:val="both"/>
        <w:rPr>
          <w:b/>
          <w:sz w:val="28"/>
          <w:szCs w:val="28"/>
        </w:rPr>
      </w:pPr>
      <w:r>
        <w:rPr>
          <w:b/>
          <w:sz w:val="28"/>
          <w:szCs w:val="28"/>
        </w:rPr>
        <w:t>4.3 SDLC</w:t>
      </w:r>
    </w:p>
    <w:p w:rsidR="0018576C" w:rsidRDefault="0018576C">
      <w:pPr>
        <w:pBdr>
          <w:top w:val="nil"/>
          <w:left w:val="nil"/>
          <w:bottom w:val="nil"/>
          <w:right w:val="nil"/>
          <w:between w:val="nil"/>
        </w:pBdr>
        <w:spacing w:before="158" w:line="276" w:lineRule="auto"/>
        <w:jc w:val="both"/>
        <w:rPr>
          <w:color w:val="000000"/>
          <w:sz w:val="24"/>
          <w:szCs w:val="24"/>
        </w:rPr>
      </w:pPr>
    </w:p>
    <w:p w:rsidR="0018576C" w:rsidRDefault="00504F2B">
      <w:pPr>
        <w:pBdr>
          <w:top w:val="nil"/>
          <w:left w:val="nil"/>
          <w:bottom w:val="nil"/>
          <w:right w:val="nil"/>
          <w:between w:val="nil"/>
        </w:pBdr>
        <w:spacing w:before="158" w:line="360" w:lineRule="auto"/>
        <w:ind w:firstLine="709"/>
        <w:jc w:val="both"/>
        <w:rPr>
          <w:color w:val="000000"/>
          <w:sz w:val="24"/>
          <w:szCs w:val="24"/>
        </w:rPr>
      </w:pPr>
      <w:r>
        <w:rPr>
          <w:color w:val="000000"/>
          <w:sz w:val="24"/>
          <w:szCs w:val="24"/>
        </w:rPr>
        <w:t>Software Development Life Cycle (SDLC) is a framework that defines the steps involved in the development of software at each phase. It covers the detailed plan for building, deploying and maintaining the software.</w:t>
      </w:r>
    </w:p>
    <w:p w:rsidR="0018576C" w:rsidRDefault="00504F2B">
      <w:pPr>
        <w:pBdr>
          <w:top w:val="nil"/>
          <w:left w:val="nil"/>
          <w:bottom w:val="nil"/>
          <w:right w:val="nil"/>
          <w:between w:val="nil"/>
        </w:pBdr>
        <w:spacing w:before="158" w:line="360" w:lineRule="auto"/>
        <w:jc w:val="both"/>
        <w:rPr>
          <w:color w:val="000000"/>
          <w:sz w:val="24"/>
          <w:szCs w:val="24"/>
        </w:rPr>
      </w:pPr>
      <w:r>
        <w:rPr>
          <w:color w:val="000000"/>
          <w:sz w:val="24"/>
          <w:szCs w:val="24"/>
        </w:rPr>
        <w:t>SDLC defines the complete cycle of development i.e. all the tasks involved in planning, creating, testing, and deploying a Software Product.</w:t>
      </w:r>
    </w:p>
    <w:p w:rsidR="0018576C" w:rsidRDefault="00504F2B">
      <w:pPr>
        <w:pBdr>
          <w:top w:val="nil"/>
          <w:left w:val="nil"/>
          <w:bottom w:val="nil"/>
          <w:right w:val="nil"/>
          <w:between w:val="nil"/>
        </w:pBdr>
        <w:spacing w:before="158" w:line="360" w:lineRule="auto"/>
        <w:ind w:left="2160" w:firstLine="720"/>
        <w:jc w:val="both"/>
        <w:rPr>
          <w:sz w:val="24"/>
          <w:szCs w:val="24"/>
        </w:rPr>
      </w:pPr>
      <w:r>
        <w:rPr>
          <w:noProof/>
          <w:sz w:val="24"/>
          <w:szCs w:val="24"/>
          <w:lang w:val="en-IN"/>
        </w:rPr>
        <w:drawing>
          <wp:inline distT="114300" distB="114300" distL="114300" distR="114300">
            <wp:extent cx="2143125" cy="2143125"/>
            <wp:effectExtent l="0" t="0" r="0" b="0"/>
            <wp:docPr id="47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143125" cy="2143125"/>
                    </a:xfrm>
                    <a:prstGeom prst="rect">
                      <a:avLst/>
                    </a:prstGeom>
                    <a:ln/>
                  </pic:spPr>
                </pic:pic>
              </a:graphicData>
            </a:graphic>
          </wp:inline>
        </w:drawing>
      </w:r>
    </w:p>
    <w:p w:rsidR="0018576C" w:rsidRDefault="00504F2B">
      <w:pPr>
        <w:widowControl/>
        <w:pBdr>
          <w:top w:val="nil"/>
          <w:left w:val="nil"/>
          <w:bottom w:val="nil"/>
          <w:right w:val="nil"/>
          <w:between w:val="nil"/>
        </w:pBdr>
        <w:shd w:val="clear" w:color="auto" w:fill="FFFFFF"/>
        <w:spacing w:before="158" w:line="360" w:lineRule="auto"/>
        <w:jc w:val="center"/>
        <w:rPr>
          <w:color w:val="000000"/>
          <w:sz w:val="24"/>
          <w:szCs w:val="24"/>
        </w:rPr>
      </w:pPr>
      <w:proofErr w:type="spellStart"/>
      <w:proofErr w:type="gramStart"/>
      <w:r>
        <w:rPr>
          <w:color w:val="000000"/>
          <w:sz w:val="24"/>
          <w:szCs w:val="24"/>
        </w:rPr>
        <w:t>ig</w:t>
      </w:r>
      <w:proofErr w:type="spellEnd"/>
      <w:proofErr w:type="gramEnd"/>
      <w:r>
        <w:rPr>
          <w:color w:val="000000"/>
          <w:sz w:val="24"/>
          <w:szCs w:val="24"/>
        </w:rPr>
        <w:t xml:space="preserve"> 4.1 The planning step</w:t>
      </w:r>
    </w:p>
    <w:p w:rsidR="0018576C" w:rsidRDefault="0018576C">
      <w:pPr>
        <w:tabs>
          <w:tab w:val="left" w:pos="3135"/>
        </w:tabs>
        <w:spacing w:line="360" w:lineRule="auto"/>
        <w:jc w:val="both"/>
        <w:rPr>
          <w:b/>
          <w:sz w:val="28"/>
          <w:szCs w:val="28"/>
        </w:rPr>
      </w:pPr>
    </w:p>
    <w:p w:rsidR="0018576C" w:rsidRDefault="00504F2B">
      <w:pPr>
        <w:tabs>
          <w:tab w:val="left" w:pos="3135"/>
        </w:tabs>
        <w:spacing w:line="360" w:lineRule="auto"/>
        <w:jc w:val="both"/>
        <w:rPr>
          <w:b/>
          <w:sz w:val="28"/>
          <w:szCs w:val="28"/>
        </w:rPr>
      </w:pPr>
      <w:r>
        <w:rPr>
          <w:b/>
          <w:sz w:val="28"/>
          <w:szCs w:val="28"/>
        </w:rPr>
        <w:t>4.3.1 SDLC Phases</w:t>
      </w:r>
    </w:p>
    <w:p w:rsidR="0018576C" w:rsidRDefault="00504F2B">
      <w:pPr>
        <w:tabs>
          <w:tab w:val="left" w:pos="3135"/>
        </w:tabs>
        <w:spacing w:line="360" w:lineRule="auto"/>
        <w:jc w:val="both"/>
        <w:rPr>
          <w:sz w:val="24"/>
          <w:szCs w:val="24"/>
        </w:rPr>
      </w:pPr>
      <w:r>
        <w:rPr>
          <w:b/>
          <w:sz w:val="24"/>
          <w:szCs w:val="24"/>
        </w:rPr>
        <w:t>Given below are the various phases:</w:t>
      </w:r>
    </w:p>
    <w:p w:rsidR="0018576C" w:rsidRDefault="00504F2B">
      <w:pPr>
        <w:widowControl/>
        <w:numPr>
          <w:ilvl w:val="0"/>
          <w:numId w:val="35"/>
        </w:numPr>
        <w:tabs>
          <w:tab w:val="left" w:pos="3135"/>
        </w:tabs>
        <w:spacing w:after="160" w:line="360" w:lineRule="auto"/>
        <w:jc w:val="both"/>
        <w:rPr>
          <w:sz w:val="24"/>
          <w:szCs w:val="24"/>
        </w:rPr>
      </w:pPr>
      <w:r>
        <w:rPr>
          <w:sz w:val="24"/>
          <w:szCs w:val="24"/>
        </w:rPr>
        <w:lastRenderedPageBreak/>
        <w:t>Requirement gathering and analysis</w:t>
      </w:r>
    </w:p>
    <w:p w:rsidR="0018576C" w:rsidRDefault="00504F2B">
      <w:pPr>
        <w:widowControl/>
        <w:numPr>
          <w:ilvl w:val="0"/>
          <w:numId w:val="35"/>
        </w:numPr>
        <w:tabs>
          <w:tab w:val="left" w:pos="3135"/>
        </w:tabs>
        <w:spacing w:after="160" w:line="360" w:lineRule="auto"/>
        <w:jc w:val="both"/>
        <w:rPr>
          <w:sz w:val="24"/>
          <w:szCs w:val="24"/>
        </w:rPr>
      </w:pPr>
      <w:r>
        <w:rPr>
          <w:sz w:val="24"/>
          <w:szCs w:val="24"/>
        </w:rPr>
        <w:t>Design</w:t>
      </w:r>
    </w:p>
    <w:p w:rsidR="0018576C" w:rsidRDefault="00504F2B">
      <w:pPr>
        <w:widowControl/>
        <w:numPr>
          <w:ilvl w:val="0"/>
          <w:numId w:val="35"/>
        </w:numPr>
        <w:tabs>
          <w:tab w:val="left" w:pos="3135"/>
        </w:tabs>
        <w:spacing w:after="160" w:line="360" w:lineRule="auto"/>
        <w:jc w:val="both"/>
        <w:rPr>
          <w:sz w:val="24"/>
          <w:szCs w:val="24"/>
        </w:rPr>
      </w:pPr>
      <w:r>
        <w:rPr>
          <w:sz w:val="24"/>
          <w:szCs w:val="24"/>
        </w:rPr>
        <w:t>Implementation or coding</w:t>
      </w:r>
    </w:p>
    <w:p w:rsidR="0018576C" w:rsidRDefault="00504F2B">
      <w:pPr>
        <w:widowControl/>
        <w:numPr>
          <w:ilvl w:val="0"/>
          <w:numId w:val="35"/>
        </w:numPr>
        <w:tabs>
          <w:tab w:val="left" w:pos="3135"/>
        </w:tabs>
        <w:spacing w:after="160" w:line="360" w:lineRule="auto"/>
        <w:jc w:val="both"/>
        <w:rPr>
          <w:sz w:val="24"/>
          <w:szCs w:val="24"/>
        </w:rPr>
      </w:pPr>
      <w:r>
        <w:rPr>
          <w:sz w:val="24"/>
          <w:szCs w:val="24"/>
        </w:rPr>
        <w:t>Testing</w:t>
      </w:r>
    </w:p>
    <w:p w:rsidR="0018576C" w:rsidRDefault="00504F2B">
      <w:pPr>
        <w:widowControl/>
        <w:numPr>
          <w:ilvl w:val="0"/>
          <w:numId w:val="35"/>
        </w:numPr>
        <w:tabs>
          <w:tab w:val="left" w:pos="3135"/>
        </w:tabs>
        <w:spacing w:after="160" w:line="360" w:lineRule="auto"/>
        <w:jc w:val="both"/>
        <w:rPr>
          <w:sz w:val="24"/>
          <w:szCs w:val="24"/>
        </w:rPr>
      </w:pPr>
      <w:r>
        <w:rPr>
          <w:sz w:val="24"/>
          <w:szCs w:val="24"/>
        </w:rPr>
        <w:t>Deployment</w:t>
      </w:r>
    </w:p>
    <w:p w:rsidR="0018576C" w:rsidRDefault="00504F2B">
      <w:pPr>
        <w:widowControl/>
        <w:numPr>
          <w:ilvl w:val="0"/>
          <w:numId w:val="35"/>
        </w:numPr>
        <w:tabs>
          <w:tab w:val="left" w:pos="3135"/>
        </w:tabs>
        <w:spacing w:after="160" w:line="360" w:lineRule="auto"/>
        <w:jc w:val="both"/>
        <w:rPr>
          <w:sz w:val="24"/>
          <w:szCs w:val="24"/>
        </w:rPr>
      </w:pPr>
      <w:r>
        <w:rPr>
          <w:sz w:val="24"/>
          <w:szCs w:val="24"/>
        </w:rPr>
        <w:t>Maintenance</w:t>
      </w:r>
    </w:p>
    <w:p w:rsidR="0018576C" w:rsidRDefault="00504F2B">
      <w:pPr>
        <w:tabs>
          <w:tab w:val="left" w:pos="3135"/>
        </w:tabs>
        <w:spacing w:line="360" w:lineRule="auto"/>
        <w:ind w:left="360"/>
        <w:jc w:val="both"/>
        <w:rPr>
          <w:b/>
          <w:sz w:val="28"/>
          <w:szCs w:val="28"/>
        </w:rPr>
      </w:pPr>
      <w:r>
        <w:rPr>
          <w:b/>
          <w:sz w:val="28"/>
          <w:szCs w:val="28"/>
        </w:rPr>
        <w:t>Requirement Gathering and Analysis</w:t>
      </w:r>
    </w:p>
    <w:p w:rsidR="0018576C" w:rsidRDefault="00504F2B">
      <w:pPr>
        <w:tabs>
          <w:tab w:val="left" w:pos="3135"/>
        </w:tabs>
        <w:spacing w:line="360" w:lineRule="auto"/>
        <w:ind w:left="360"/>
        <w:jc w:val="both"/>
        <w:rPr>
          <w:sz w:val="24"/>
          <w:szCs w:val="24"/>
        </w:rPr>
      </w:pPr>
      <w:r>
        <w:rPr>
          <w:sz w:val="24"/>
          <w:szCs w:val="24"/>
        </w:rPr>
        <w:t>During this phase, all the relevant information is collected from the customer to develop a product as per their expectatio</w:t>
      </w:r>
      <w:r>
        <w:rPr>
          <w:sz w:val="24"/>
          <w:szCs w:val="24"/>
        </w:rPr>
        <w:t>n. Any ambiguities must be resolved in this phase only.</w:t>
      </w:r>
    </w:p>
    <w:p w:rsidR="0018576C" w:rsidRDefault="00504F2B">
      <w:pPr>
        <w:tabs>
          <w:tab w:val="left" w:pos="3135"/>
        </w:tabs>
        <w:spacing w:line="360" w:lineRule="auto"/>
        <w:ind w:left="360"/>
        <w:jc w:val="both"/>
        <w:rPr>
          <w:sz w:val="24"/>
          <w:szCs w:val="24"/>
        </w:rPr>
      </w:pPr>
      <w:r>
        <w:rPr>
          <w:sz w:val="24"/>
          <w:szCs w:val="24"/>
        </w:rPr>
        <w:t>Business analyst and Project Manager set up a meeting with the customer to gather all the information like what the customer wants to build, who will be the end-user, what is the purpose of the produc</w:t>
      </w:r>
      <w:r>
        <w:rPr>
          <w:sz w:val="24"/>
          <w:szCs w:val="24"/>
        </w:rPr>
        <w:t>t. Before building a product a core understanding or knowledge of the product is very important.</w:t>
      </w:r>
    </w:p>
    <w:p w:rsidR="0018576C" w:rsidRDefault="00504F2B">
      <w:pPr>
        <w:tabs>
          <w:tab w:val="left" w:pos="3135"/>
        </w:tabs>
        <w:spacing w:line="360" w:lineRule="auto"/>
        <w:ind w:left="360"/>
        <w:jc w:val="both"/>
        <w:rPr>
          <w:sz w:val="24"/>
          <w:szCs w:val="24"/>
        </w:rPr>
      </w:pPr>
      <w:r>
        <w:rPr>
          <w:sz w:val="24"/>
          <w:szCs w:val="24"/>
        </w:rPr>
        <w:t>Once the requirement gathering is done, an analysis is done to check the feasibility of the development of a product. In case of any ambiguity, a call is set u</w:t>
      </w:r>
      <w:r>
        <w:rPr>
          <w:sz w:val="24"/>
          <w:szCs w:val="24"/>
        </w:rPr>
        <w:t>p for further discussion.</w:t>
      </w:r>
    </w:p>
    <w:p w:rsidR="0018576C" w:rsidRDefault="00504F2B">
      <w:pPr>
        <w:tabs>
          <w:tab w:val="left" w:pos="3135"/>
        </w:tabs>
        <w:spacing w:line="360" w:lineRule="auto"/>
        <w:ind w:left="360"/>
        <w:jc w:val="both"/>
        <w:rPr>
          <w:sz w:val="24"/>
          <w:szCs w:val="24"/>
        </w:rPr>
      </w:pPr>
      <w:r>
        <w:rPr>
          <w:sz w:val="24"/>
          <w:szCs w:val="24"/>
        </w:rPr>
        <w:t>Once the requirement is clearly understood, the SRS (Software Requirement Specification) document is created. This document should be thoroughly understood by the developers and also should be reviewed by the customer for future r</w:t>
      </w:r>
      <w:r>
        <w:rPr>
          <w:sz w:val="24"/>
          <w:szCs w:val="24"/>
        </w:rPr>
        <w:t>eference.</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ind w:left="360"/>
        <w:jc w:val="both"/>
        <w:rPr>
          <w:b/>
          <w:sz w:val="28"/>
          <w:szCs w:val="28"/>
        </w:rPr>
      </w:pPr>
      <w:r>
        <w:rPr>
          <w:b/>
          <w:sz w:val="28"/>
          <w:szCs w:val="28"/>
        </w:rPr>
        <w:t>Design</w:t>
      </w:r>
    </w:p>
    <w:p w:rsidR="0018576C" w:rsidRDefault="00504F2B">
      <w:pPr>
        <w:tabs>
          <w:tab w:val="left" w:pos="3135"/>
        </w:tabs>
        <w:spacing w:line="360" w:lineRule="auto"/>
        <w:ind w:left="360"/>
        <w:jc w:val="both"/>
        <w:rPr>
          <w:sz w:val="24"/>
          <w:szCs w:val="24"/>
        </w:rPr>
      </w:pPr>
      <w:r>
        <w:rPr>
          <w:sz w:val="24"/>
          <w:szCs w:val="24"/>
        </w:rPr>
        <w:t>In this phase, the requirement gathered in the SRS document is used as an input and software architecture that is used for implementing system development is derived.</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ind w:left="360"/>
        <w:jc w:val="both"/>
        <w:rPr>
          <w:b/>
          <w:sz w:val="28"/>
          <w:szCs w:val="28"/>
        </w:rPr>
      </w:pPr>
      <w:r>
        <w:rPr>
          <w:b/>
          <w:sz w:val="28"/>
          <w:szCs w:val="28"/>
        </w:rPr>
        <w:t>Implementation or Coding</w:t>
      </w:r>
    </w:p>
    <w:p w:rsidR="0018576C" w:rsidRDefault="00504F2B">
      <w:pPr>
        <w:tabs>
          <w:tab w:val="left" w:pos="3135"/>
        </w:tabs>
        <w:spacing w:line="360" w:lineRule="auto"/>
        <w:ind w:left="360"/>
        <w:jc w:val="both"/>
        <w:rPr>
          <w:sz w:val="24"/>
          <w:szCs w:val="24"/>
        </w:rPr>
      </w:pPr>
      <w:r>
        <w:rPr>
          <w:sz w:val="24"/>
          <w:szCs w:val="24"/>
        </w:rPr>
        <w:t>Implementation/Coding starts once the develop</w:t>
      </w:r>
      <w:r>
        <w:rPr>
          <w:sz w:val="24"/>
          <w:szCs w:val="24"/>
        </w:rPr>
        <w:t>er gets the Design document. The Software design is translated into source code. All the components of the software are implemented in this phase.</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ind w:left="360"/>
        <w:jc w:val="both"/>
        <w:rPr>
          <w:b/>
          <w:sz w:val="28"/>
          <w:szCs w:val="28"/>
        </w:rPr>
      </w:pPr>
      <w:r>
        <w:rPr>
          <w:b/>
          <w:sz w:val="28"/>
          <w:szCs w:val="28"/>
        </w:rPr>
        <w:lastRenderedPageBreak/>
        <w:t>Testing</w:t>
      </w:r>
    </w:p>
    <w:p w:rsidR="0018576C" w:rsidRDefault="00504F2B">
      <w:pPr>
        <w:tabs>
          <w:tab w:val="left" w:pos="3135"/>
        </w:tabs>
        <w:spacing w:line="360" w:lineRule="auto"/>
        <w:ind w:left="360"/>
        <w:jc w:val="both"/>
        <w:rPr>
          <w:sz w:val="24"/>
          <w:szCs w:val="24"/>
        </w:rPr>
      </w:pPr>
      <w:r>
        <w:rPr>
          <w:sz w:val="24"/>
          <w:szCs w:val="24"/>
        </w:rPr>
        <w:t>Testing starts once the coding is complete and the modules are released for testing. In this phase, the developed software is tested thoroughly and any defects found are assigned to developers to get them fixed.</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ind w:left="360"/>
        <w:jc w:val="both"/>
        <w:rPr>
          <w:b/>
          <w:sz w:val="28"/>
          <w:szCs w:val="28"/>
        </w:rPr>
      </w:pPr>
      <w:r>
        <w:rPr>
          <w:b/>
          <w:sz w:val="28"/>
          <w:szCs w:val="28"/>
        </w:rPr>
        <w:t>Deployment</w:t>
      </w:r>
    </w:p>
    <w:p w:rsidR="0018576C" w:rsidRDefault="00504F2B">
      <w:pPr>
        <w:tabs>
          <w:tab w:val="left" w:pos="3135"/>
        </w:tabs>
        <w:spacing w:line="360" w:lineRule="auto"/>
        <w:ind w:left="360"/>
        <w:jc w:val="both"/>
        <w:rPr>
          <w:sz w:val="24"/>
          <w:szCs w:val="24"/>
        </w:rPr>
      </w:pPr>
      <w:r>
        <w:rPr>
          <w:sz w:val="24"/>
          <w:szCs w:val="24"/>
        </w:rPr>
        <w:t>Once the product is tested, it i</w:t>
      </w:r>
      <w:r>
        <w:rPr>
          <w:sz w:val="24"/>
          <w:szCs w:val="24"/>
        </w:rPr>
        <w:t>s deployed in the production environment or first </w:t>
      </w:r>
      <w:r>
        <w:rPr>
          <w:color w:val="000000"/>
          <w:sz w:val="24"/>
          <w:szCs w:val="24"/>
        </w:rPr>
        <w:t>UAT (User Acceptance testing)</w:t>
      </w:r>
      <w:r>
        <w:rPr>
          <w:sz w:val="24"/>
          <w:szCs w:val="24"/>
        </w:rPr>
        <w:t> is done depending on the customer expectation.</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ind w:left="360"/>
        <w:jc w:val="both"/>
        <w:rPr>
          <w:b/>
          <w:sz w:val="28"/>
          <w:szCs w:val="28"/>
        </w:rPr>
      </w:pPr>
      <w:r>
        <w:rPr>
          <w:b/>
          <w:sz w:val="28"/>
          <w:szCs w:val="28"/>
        </w:rPr>
        <w:t>Maintenance</w:t>
      </w:r>
    </w:p>
    <w:p w:rsidR="0018576C" w:rsidRDefault="00504F2B">
      <w:pPr>
        <w:tabs>
          <w:tab w:val="left" w:pos="3135"/>
        </w:tabs>
        <w:spacing w:line="360" w:lineRule="auto"/>
        <w:ind w:left="360"/>
        <w:jc w:val="both"/>
        <w:rPr>
          <w:sz w:val="24"/>
          <w:szCs w:val="24"/>
        </w:rPr>
      </w:pPr>
      <w:r>
        <w:rPr>
          <w:sz w:val="24"/>
          <w:szCs w:val="24"/>
        </w:rPr>
        <w:t>After the deployment of a product in the production environment, maintenance of the product i.e. if any issue comes up and needs to be fixed or any enhancement is to be done is taken care of by the developers.</w:t>
      </w:r>
    </w:p>
    <w:p w:rsidR="0018576C" w:rsidRDefault="0018576C">
      <w:pPr>
        <w:tabs>
          <w:tab w:val="left" w:pos="3135"/>
        </w:tabs>
        <w:spacing w:line="360" w:lineRule="auto"/>
        <w:ind w:left="360"/>
        <w:jc w:val="both"/>
        <w:rPr>
          <w:sz w:val="24"/>
          <w:szCs w:val="24"/>
        </w:rPr>
      </w:pPr>
    </w:p>
    <w:p w:rsidR="0018576C" w:rsidRDefault="00504F2B">
      <w:pPr>
        <w:tabs>
          <w:tab w:val="left" w:pos="3135"/>
        </w:tabs>
        <w:spacing w:line="360" w:lineRule="auto"/>
        <w:jc w:val="both"/>
        <w:rPr>
          <w:b/>
          <w:sz w:val="28"/>
          <w:szCs w:val="28"/>
        </w:rPr>
      </w:pPr>
      <w:r>
        <w:rPr>
          <w:b/>
          <w:sz w:val="28"/>
          <w:szCs w:val="28"/>
        </w:rPr>
        <w:t>4.4 DFD</w:t>
      </w:r>
    </w:p>
    <w:p w:rsidR="0018576C" w:rsidRDefault="00504F2B">
      <w:pPr>
        <w:keepNext/>
        <w:shd w:val="clear" w:color="auto" w:fill="FFFFFF"/>
        <w:spacing w:line="360" w:lineRule="auto"/>
        <w:ind w:firstLine="709"/>
        <w:jc w:val="both"/>
        <w:rPr>
          <w:sz w:val="24"/>
          <w:szCs w:val="24"/>
        </w:rPr>
      </w:pPr>
      <w:r>
        <w:rPr>
          <w:b/>
          <w:sz w:val="24"/>
          <w:szCs w:val="24"/>
        </w:rPr>
        <w:t>DFD</w:t>
      </w:r>
      <w:r>
        <w:rPr>
          <w:sz w:val="24"/>
          <w:szCs w:val="24"/>
        </w:rPr>
        <w:t> is the abbreviation for </w:t>
      </w:r>
      <w:r>
        <w:rPr>
          <w:b/>
          <w:sz w:val="24"/>
          <w:szCs w:val="24"/>
        </w:rPr>
        <w:t>Data Flow</w:t>
      </w:r>
      <w:r>
        <w:rPr>
          <w:b/>
          <w:sz w:val="24"/>
          <w:szCs w:val="24"/>
        </w:rPr>
        <w:t xml:space="preserve"> Diagram</w:t>
      </w:r>
      <w:r>
        <w:rPr>
          <w:sz w:val="24"/>
          <w:szCs w:val="24"/>
        </w:rPr>
        <w:t>. The flow of data of a system or a process is represented by DFD. It also gives insight into the inputs and outputs of each entity and the process itself. DFD does not have control flow and no loops or decision rules are present. Specific operatio</w:t>
      </w:r>
      <w:r>
        <w:rPr>
          <w:sz w:val="24"/>
          <w:szCs w:val="24"/>
        </w:rPr>
        <w:t>ns depending on the type of data can be explained by a flowchart. Data Flow Diagrams can be represented in several ways.  </w:t>
      </w:r>
    </w:p>
    <w:p w:rsidR="0018576C" w:rsidRDefault="00504F2B">
      <w:pPr>
        <w:tabs>
          <w:tab w:val="left" w:pos="3135"/>
        </w:tabs>
        <w:spacing w:line="276" w:lineRule="auto"/>
        <w:jc w:val="both"/>
        <w:rPr>
          <w:sz w:val="24"/>
          <w:szCs w:val="24"/>
        </w:rPr>
      </w:pPr>
      <w:r>
        <w:rPr>
          <w:noProof/>
          <w:sz w:val="24"/>
          <w:szCs w:val="24"/>
          <w:lang w:val="en-IN"/>
        </w:rPr>
        <w:drawing>
          <wp:inline distT="0" distB="0" distL="0" distR="0">
            <wp:extent cx="5557113" cy="1903660"/>
            <wp:effectExtent l="0" t="0" r="0" b="0"/>
            <wp:docPr id="489" name="image2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Diagram&#10;&#10;Description automatically generated"/>
                    <pic:cNvPicPr preferRelativeResize="0"/>
                  </pic:nvPicPr>
                  <pic:blipFill>
                    <a:blip r:embed="rId15"/>
                    <a:srcRect/>
                    <a:stretch>
                      <a:fillRect/>
                    </a:stretch>
                  </pic:blipFill>
                  <pic:spPr>
                    <a:xfrm>
                      <a:off x="0" y="0"/>
                      <a:ext cx="5557113" cy="1903660"/>
                    </a:xfrm>
                    <a:prstGeom prst="rect">
                      <a:avLst/>
                    </a:prstGeom>
                    <a:ln/>
                  </pic:spPr>
                </pic:pic>
              </a:graphicData>
            </a:graphic>
          </wp:inline>
        </w:drawing>
      </w:r>
    </w:p>
    <w:p w:rsidR="0018576C" w:rsidRDefault="00504F2B">
      <w:pPr>
        <w:tabs>
          <w:tab w:val="left" w:pos="3135"/>
        </w:tabs>
        <w:spacing w:line="360" w:lineRule="auto"/>
        <w:jc w:val="center"/>
        <w:rPr>
          <w:sz w:val="24"/>
          <w:szCs w:val="24"/>
        </w:rPr>
      </w:pPr>
      <w:r>
        <w:rPr>
          <w:sz w:val="24"/>
          <w:szCs w:val="24"/>
        </w:rPr>
        <w:t>.Fig 4.2 Apex Working</w:t>
      </w:r>
    </w:p>
    <w:p w:rsidR="0018576C" w:rsidRDefault="00504F2B">
      <w:pPr>
        <w:rPr>
          <w:b/>
          <w:sz w:val="28"/>
          <w:szCs w:val="28"/>
        </w:rPr>
      </w:pPr>
      <w:r>
        <w:rPr>
          <w:noProof/>
          <w:lang w:val="en-IN"/>
        </w:rPr>
        <w:lastRenderedPageBreak/>
        <w:drawing>
          <wp:inline distT="114300" distB="114300" distL="114300" distR="114300">
            <wp:extent cx="5611495" cy="1498600"/>
            <wp:effectExtent l="0" t="0" r="0" b="0"/>
            <wp:docPr id="4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11495" cy="1498600"/>
                    </a:xfrm>
                    <a:prstGeom prst="rect">
                      <a:avLst/>
                    </a:prstGeom>
                    <a:ln/>
                  </pic:spPr>
                </pic:pic>
              </a:graphicData>
            </a:graphic>
          </wp:inline>
        </w:drawing>
      </w:r>
    </w:p>
    <w:p w:rsidR="0018576C" w:rsidRDefault="00504F2B">
      <w:pPr>
        <w:spacing w:line="360" w:lineRule="auto"/>
        <w:jc w:val="center"/>
        <w:rPr>
          <w:sz w:val="24"/>
          <w:szCs w:val="24"/>
        </w:rPr>
      </w:pPr>
      <w:r>
        <w:rPr>
          <w:sz w:val="24"/>
          <w:szCs w:val="24"/>
        </w:rPr>
        <w:t>Fig 4.3 Context level</w:t>
      </w:r>
    </w:p>
    <w:p w:rsidR="0018576C" w:rsidRDefault="0018576C">
      <w:pPr>
        <w:spacing w:line="360" w:lineRule="auto"/>
        <w:jc w:val="center"/>
        <w:rPr>
          <w:sz w:val="24"/>
          <w:szCs w:val="24"/>
        </w:rPr>
      </w:pPr>
    </w:p>
    <w:p w:rsidR="0018576C" w:rsidRDefault="00504F2B">
      <w:pPr>
        <w:rPr>
          <w:sz w:val="24"/>
          <w:szCs w:val="24"/>
        </w:rPr>
      </w:pPr>
      <w:r>
        <w:rPr>
          <w:noProof/>
          <w:lang w:val="en-IN"/>
        </w:rPr>
        <w:drawing>
          <wp:inline distT="114300" distB="114300" distL="114300" distR="114300">
            <wp:extent cx="5611495" cy="3263900"/>
            <wp:effectExtent l="0" t="0" r="0" b="0"/>
            <wp:docPr id="4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611495" cy="3263900"/>
                    </a:xfrm>
                    <a:prstGeom prst="rect">
                      <a:avLst/>
                    </a:prstGeom>
                    <a:ln/>
                  </pic:spPr>
                </pic:pic>
              </a:graphicData>
            </a:graphic>
          </wp:inline>
        </w:drawing>
      </w:r>
    </w:p>
    <w:p w:rsidR="0018576C" w:rsidRDefault="00504F2B">
      <w:pPr>
        <w:spacing w:line="360" w:lineRule="auto"/>
        <w:jc w:val="center"/>
        <w:rPr>
          <w:sz w:val="24"/>
          <w:szCs w:val="24"/>
        </w:rPr>
      </w:pPr>
      <w:r>
        <w:rPr>
          <w:sz w:val="24"/>
          <w:szCs w:val="24"/>
        </w:rPr>
        <w:t>Fig 4.4 DFD 1 Level</w:t>
      </w: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18576C">
      <w:pPr>
        <w:spacing w:line="360" w:lineRule="auto"/>
        <w:rPr>
          <w:sz w:val="24"/>
          <w:szCs w:val="24"/>
        </w:rPr>
      </w:pP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18576C">
      <w:pPr>
        <w:spacing w:line="360" w:lineRule="auto"/>
        <w:jc w:val="center"/>
        <w:rPr>
          <w:sz w:val="24"/>
          <w:szCs w:val="24"/>
        </w:rPr>
      </w:pPr>
    </w:p>
    <w:p w:rsidR="0018576C" w:rsidRDefault="00504F2B">
      <w:pPr>
        <w:jc w:val="both"/>
        <w:rPr>
          <w:b/>
          <w:sz w:val="28"/>
          <w:szCs w:val="28"/>
        </w:rPr>
      </w:pPr>
      <w:r>
        <w:rPr>
          <w:b/>
          <w:sz w:val="28"/>
          <w:szCs w:val="28"/>
        </w:rPr>
        <w:t>4.5 UML use case diagram</w:t>
      </w:r>
    </w:p>
    <w:p w:rsidR="0018576C" w:rsidRDefault="0018576C">
      <w:pPr>
        <w:jc w:val="both"/>
        <w:rPr>
          <w:b/>
          <w:sz w:val="28"/>
          <w:szCs w:val="28"/>
        </w:rPr>
      </w:pPr>
    </w:p>
    <w:p w:rsidR="0018576C" w:rsidRDefault="00504F2B">
      <w:pPr>
        <w:spacing w:line="360" w:lineRule="auto"/>
        <w:jc w:val="center"/>
        <w:rPr>
          <w:sz w:val="24"/>
          <w:szCs w:val="24"/>
        </w:rPr>
      </w:pPr>
      <w:r>
        <w:rPr>
          <w:b/>
          <w:noProof/>
          <w:sz w:val="24"/>
          <w:szCs w:val="24"/>
          <w:lang w:val="en-IN"/>
        </w:rPr>
        <w:drawing>
          <wp:inline distT="114300" distB="114300" distL="114300" distR="114300">
            <wp:extent cx="5611495" cy="4152900"/>
            <wp:effectExtent l="0" t="0" r="0" b="0"/>
            <wp:docPr id="4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611495" cy="4152900"/>
                    </a:xfrm>
                    <a:prstGeom prst="rect">
                      <a:avLst/>
                    </a:prstGeom>
                    <a:ln/>
                  </pic:spPr>
                </pic:pic>
              </a:graphicData>
            </a:graphic>
          </wp:inline>
        </w:drawing>
      </w:r>
    </w:p>
    <w:p w:rsidR="0018576C" w:rsidRDefault="00504F2B">
      <w:pPr>
        <w:spacing w:line="360" w:lineRule="auto"/>
        <w:jc w:val="center"/>
        <w:rPr>
          <w:sz w:val="24"/>
          <w:szCs w:val="24"/>
        </w:rPr>
      </w:pPr>
      <w:r>
        <w:rPr>
          <w:sz w:val="24"/>
          <w:szCs w:val="24"/>
        </w:rPr>
        <w:t xml:space="preserve">Fig 4.5 </w:t>
      </w:r>
      <w:proofErr w:type="spellStart"/>
      <w:r>
        <w:rPr>
          <w:sz w:val="24"/>
          <w:szCs w:val="24"/>
        </w:rPr>
        <w:t>Uml</w:t>
      </w:r>
      <w:proofErr w:type="spellEnd"/>
      <w:r>
        <w:rPr>
          <w:sz w:val="24"/>
          <w:szCs w:val="24"/>
        </w:rPr>
        <w:t xml:space="preserve"> use case</w:t>
      </w:r>
    </w:p>
    <w:p w:rsidR="0018576C" w:rsidRDefault="00504F2B">
      <w:pPr>
        <w:shd w:val="clear" w:color="auto" w:fill="FFFFFF"/>
        <w:spacing w:line="360" w:lineRule="auto"/>
        <w:jc w:val="both"/>
        <w:rPr>
          <w:b/>
          <w:sz w:val="28"/>
          <w:szCs w:val="28"/>
        </w:rPr>
      </w:pPr>
      <w:r>
        <w:rPr>
          <w:b/>
          <w:sz w:val="28"/>
          <w:szCs w:val="28"/>
        </w:rPr>
        <w:t>4.6   ER Diagram</w:t>
      </w:r>
    </w:p>
    <w:p w:rsidR="0018576C" w:rsidRDefault="0018576C">
      <w:pPr>
        <w:shd w:val="clear" w:color="auto" w:fill="FFFFFF"/>
        <w:spacing w:line="360" w:lineRule="auto"/>
        <w:jc w:val="both"/>
        <w:rPr>
          <w:sz w:val="24"/>
          <w:szCs w:val="24"/>
        </w:rPr>
      </w:pPr>
    </w:p>
    <w:p w:rsidR="0018576C" w:rsidRDefault="00504F2B">
      <w:pPr>
        <w:shd w:val="clear" w:color="auto" w:fill="FFFFFF"/>
        <w:spacing w:line="360" w:lineRule="auto"/>
        <w:jc w:val="both"/>
        <w:rPr>
          <w:sz w:val="24"/>
          <w:szCs w:val="24"/>
        </w:rPr>
      </w:pPr>
      <w:r>
        <w:rPr>
          <w:sz w:val="24"/>
          <w:szCs w:val="24"/>
        </w:rPr>
        <w:t>An Entity–relationship model (ER model) describes the structure of a database with the help of a diagram, which is known as Entity Relationship Diagram (ER Diagram). An ER model is a design or blueprint of a database that can later be imp</w:t>
      </w:r>
      <w:r>
        <w:rPr>
          <w:sz w:val="24"/>
          <w:szCs w:val="24"/>
        </w:rPr>
        <w:t>lemented as a database. The main components of E-R model are: entity set and relationship set.</w:t>
      </w:r>
    </w:p>
    <w:p w:rsidR="0018576C" w:rsidRDefault="0018576C">
      <w:pPr>
        <w:shd w:val="clear" w:color="auto" w:fill="FFFFFF"/>
        <w:spacing w:line="360" w:lineRule="auto"/>
        <w:jc w:val="both"/>
        <w:rPr>
          <w:sz w:val="24"/>
          <w:szCs w:val="24"/>
        </w:rPr>
      </w:pPr>
    </w:p>
    <w:p w:rsidR="0018576C" w:rsidRDefault="00504F2B">
      <w:pPr>
        <w:shd w:val="clear" w:color="auto" w:fill="FFFFFF"/>
        <w:spacing w:line="360" w:lineRule="auto"/>
        <w:jc w:val="both"/>
        <w:rPr>
          <w:sz w:val="24"/>
          <w:szCs w:val="24"/>
        </w:rPr>
      </w:pPr>
      <w:r>
        <w:rPr>
          <w:sz w:val="24"/>
          <w:szCs w:val="24"/>
        </w:rPr>
        <w:t>An ER diagram has three main components:</w:t>
      </w:r>
    </w:p>
    <w:p w:rsidR="0018576C" w:rsidRDefault="00504F2B">
      <w:pPr>
        <w:shd w:val="clear" w:color="auto" w:fill="FFFFFF"/>
        <w:spacing w:line="360" w:lineRule="auto"/>
        <w:jc w:val="both"/>
        <w:rPr>
          <w:sz w:val="24"/>
          <w:szCs w:val="24"/>
        </w:rPr>
      </w:pPr>
      <w:r>
        <w:rPr>
          <w:sz w:val="24"/>
          <w:szCs w:val="24"/>
        </w:rPr>
        <w:t>1. Entity</w:t>
      </w:r>
    </w:p>
    <w:p w:rsidR="0018576C" w:rsidRDefault="00504F2B">
      <w:pPr>
        <w:shd w:val="clear" w:color="auto" w:fill="FFFFFF"/>
        <w:spacing w:line="360" w:lineRule="auto"/>
        <w:jc w:val="both"/>
        <w:rPr>
          <w:sz w:val="24"/>
          <w:szCs w:val="24"/>
        </w:rPr>
      </w:pPr>
      <w:r>
        <w:rPr>
          <w:sz w:val="24"/>
          <w:szCs w:val="24"/>
        </w:rPr>
        <w:t>2. Attribute</w:t>
      </w:r>
    </w:p>
    <w:p w:rsidR="0018576C" w:rsidRDefault="00504F2B">
      <w:pPr>
        <w:shd w:val="clear" w:color="auto" w:fill="FFFFFF"/>
        <w:spacing w:line="360" w:lineRule="auto"/>
        <w:jc w:val="both"/>
        <w:rPr>
          <w:sz w:val="24"/>
          <w:szCs w:val="24"/>
        </w:rPr>
      </w:pPr>
      <w:r>
        <w:rPr>
          <w:sz w:val="24"/>
          <w:szCs w:val="24"/>
        </w:rPr>
        <w:t>3. Relationship</w:t>
      </w:r>
    </w:p>
    <w:p w:rsidR="0018576C" w:rsidRDefault="0018576C">
      <w:pPr>
        <w:shd w:val="clear" w:color="auto" w:fill="FFFFFF"/>
        <w:spacing w:line="276" w:lineRule="auto"/>
        <w:jc w:val="both"/>
        <w:rPr>
          <w:sz w:val="24"/>
          <w:szCs w:val="24"/>
        </w:rPr>
      </w:pPr>
    </w:p>
    <w:p w:rsidR="0018576C" w:rsidRDefault="00504F2B">
      <w:pPr>
        <w:spacing w:line="360" w:lineRule="auto"/>
        <w:jc w:val="center"/>
        <w:rPr>
          <w:sz w:val="24"/>
          <w:szCs w:val="24"/>
        </w:rPr>
      </w:pPr>
      <w:sdt>
        <w:sdtPr>
          <w:tag w:val="goog_rdk_3"/>
          <w:id w:val="1754627942"/>
          <w:showingPlcHdr/>
        </w:sdtPr>
        <w:sdtEndPr/>
        <w:sdtContent>
          <w:r w:rsidR="00EB6772">
            <w:t xml:space="preserve">     </w:t>
          </w:r>
        </w:sdtContent>
      </w:sdt>
    </w:p>
    <w:p w:rsidR="0018576C" w:rsidRDefault="00504F2B">
      <w:pPr>
        <w:spacing w:line="360" w:lineRule="auto"/>
        <w:jc w:val="center"/>
        <w:rPr>
          <w:sz w:val="24"/>
          <w:szCs w:val="24"/>
        </w:rPr>
      </w:pPr>
      <w:r>
        <w:rPr>
          <w:sz w:val="24"/>
          <w:szCs w:val="24"/>
        </w:rPr>
        <w:lastRenderedPageBreak/>
        <w:t>Fig 4.6 ER diagram of system</w:t>
      </w:r>
    </w:p>
    <w:p w:rsidR="0018576C" w:rsidRDefault="0018576C">
      <w:pPr>
        <w:spacing w:line="360" w:lineRule="auto"/>
        <w:jc w:val="center"/>
        <w:rPr>
          <w:sz w:val="24"/>
          <w:szCs w:val="24"/>
        </w:rPr>
      </w:pPr>
    </w:p>
    <w:p w:rsidR="0018576C" w:rsidRDefault="00504F2B">
      <w:pPr>
        <w:shd w:val="clear" w:color="auto" w:fill="FFFFFF"/>
        <w:spacing w:line="360" w:lineRule="auto"/>
        <w:jc w:val="both"/>
        <w:rPr>
          <w:b/>
          <w:sz w:val="24"/>
          <w:szCs w:val="24"/>
        </w:rPr>
      </w:pPr>
      <w:r>
        <w:rPr>
          <w:b/>
          <w:sz w:val="24"/>
          <w:szCs w:val="24"/>
        </w:rPr>
        <w:t>4.7.1 ER- Diagram Notations</w:t>
      </w:r>
    </w:p>
    <w:p w:rsidR="0018576C" w:rsidRDefault="00504F2B">
      <w:pPr>
        <w:shd w:val="clear" w:color="auto" w:fill="FFFFFF"/>
        <w:spacing w:line="360" w:lineRule="auto"/>
        <w:jc w:val="both"/>
        <w:rPr>
          <w:sz w:val="24"/>
          <w:szCs w:val="24"/>
        </w:rPr>
      </w:pPr>
      <w:r>
        <w:rPr>
          <w:sz w:val="24"/>
          <w:szCs w:val="24"/>
        </w:rPr>
        <w:t>ER- Diagram is a visual representation of data that describe how data is related to each other.</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Rectangles: </w:t>
      </w:r>
      <w:r>
        <w:rPr>
          <w:sz w:val="24"/>
          <w:szCs w:val="24"/>
        </w:rPr>
        <w:t xml:space="preserve">This symbol represent entity types </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Ellipses : </w:t>
      </w:r>
      <w:r>
        <w:rPr>
          <w:sz w:val="24"/>
          <w:szCs w:val="24"/>
        </w:rPr>
        <w:t xml:space="preserve">Symbol represent attributes </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Diamonds: </w:t>
      </w:r>
      <w:r>
        <w:rPr>
          <w:sz w:val="24"/>
          <w:szCs w:val="24"/>
        </w:rPr>
        <w:t>This symbol represents relationship types</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Lines: </w:t>
      </w:r>
      <w:r>
        <w:rPr>
          <w:sz w:val="24"/>
          <w:szCs w:val="24"/>
        </w:rPr>
        <w:t>It links attributes to entity types and entity types with other relationship types</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Primary key: </w:t>
      </w:r>
      <w:r>
        <w:rPr>
          <w:sz w:val="24"/>
          <w:szCs w:val="24"/>
        </w:rPr>
        <w:t>attributes are underlined</w:t>
      </w:r>
    </w:p>
    <w:p w:rsidR="0018576C" w:rsidRDefault="00504F2B">
      <w:pPr>
        <w:widowControl/>
        <w:numPr>
          <w:ilvl w:val="0"/>
          <w:numId w:val="37"/>
        </w:numPr>
        <w:shd w:val="clear" w:color="auto" w:fill="FFFFFF"/>
        <w:spacing w:line="360" w:lineRule="auto"/>
        <w:jc w:val="both"/>
        <w:rPr>
          <w:sz w:val="24"/>
          <w:szCs w:val="24"/>
        </w:rPr>
      </w:pPr>
      <w:r>
        <w:rPr>
          <w:b/>
          <w:sz w:val="24"/>
          <w:szCs w:val="24"/>
        </w:rPr>
        <w:t xml:space="preserve">Double Ellipses: </w:t>
      </w:r>
      <w:r>
        <w:rPr>
          <w:sz w:val="24"/>
          <w:szCs w:val="24"/>
        </w:rPr>
        <w:t xml:space="preserve">Represent multi-valued attributes </w:t>
      </w:r>
    </w:p>
    <w:p w:rsidR="00EB6772" w:rsidRDefault="00EB6772" w:rsidP="00EB6772">
      <w:pPr>
        <w:widowControl/>
        <w:shd w:val="clear" w:color="auto" w:fill="FFFFFF"/>
        <w:spacing w:line="360" w:lineRule="auto"/>
        <w:jc w:val="both"/>
        <w:rPr>
          <w:sz w:val="24"/>
          <w:szCs w:val="24"/>
        </w:rPr>
      </w:pPr>
    </w:p>
    <w:p w:rsidR="00EB6772" w:rsidRDefault="00EB6772" w:rsidP="00EB6772">
      <w:pPr>
        <w:widowControl/>
        <w:shd w:val="clear" w:color="auto" w:fill="FFFFFF"/>
        <w:spacing w:line="360" w:lineRule="auto"/>
        <w:jc w:val="both"/>
        <w:rPr>
          <w:sz w:val="24"/>
          <w:szCs w:val="24"/>
        </w:rPr>
      </w:pPr>
    </w:p>
    <w:p w:rsidR="0018576C" w:rsidRDefault="00504F2B">
      <w:pPr>
        <w:spacing w:line="360" w:lineRule="auto"/>
        <w:ind w:right="18"/>
        <w:jc w:val="center"/>
        <w:rPr>
          <w:b/>
          <w:sz w:val="32"/>
          <w:szCs w:val="32"/>
        </w:rPr>
      </w:pPr>
      <w:r>
        <w:rPr>
          <w:b/>
          <w:color w:val="333333"/>
          <w:sz w:val="32"/>
          <w:szCs w:val="32"/>
        </w:rPr>
        <w:t>CHAPTER 5</w:t>
      </w:r>
    </w:p>
    <w:p w:rsidR="0018576C" w:rsidRDefault="00504F2B">
      <w:pPr>
        <w:spacing w:line="360" w:lineRule="auto"/>
        <w:ind w:right="18"/>
        <w:jc w:val="center"/>
        <w:rPr>
          <w:b/>
          <w:sz w:val="28"/>
          <w:szCs w:val="28"/>
        </w:rPr>
      </w:pPr>
      <w:r>
        <w:rPr>
          <w:b/>
          <w:color w:val="333333"/>
          <w:sz w:val="28"/>
          <w:szCs w:val="28"/>
        </w:rPr>
        <w:t>SALESFORCE</w:t>
      </w:r>
    </w:p>
    <w:p w:rsidR="0018576C" w:rsidRDefault="0018576C">
      <w:pPr>
        <w:pBdr>
          <w:top w:val="nil"/>
          <w:left w:val="nil"/>
          <w:bottom w:val="nil"/>
          <w:right w:val="nil"/>
          <w:between w:val="nil"/>
        </w:pBdr>
        <w:spacing w:before="10"/>
        <w:ind w:right="18"/>
        <w:rPr>
          <w:rFonts w:ascii="Cambria" w:eastAsia="Cambria" w:hAnsi="Cambria" w:cs="Cambria"/>
          <w:b/>
          <w:color w:val="000000"/>
          <w:sz w:val="31"/>
          <w:szCs w:val="31"/>
        </w:rPr>
      </w:pPr>
    </w:p>
    <w:p w:rsidR="0018576C" w:rsidRDefault="00504F2B">
      <w:pPr>
        <w:pBdr>
          <w:top w:val="nil"/>
          <w:left w:val="nil"/>
          <w:bottom w:val="nil"/>
          <w:right w:val="nil"/>
          <w:between w:val="nil"/>
        </w:pBdr>
        <w:spacing w:line="379" w:lineRule="auto"/>
        <w:ind w:right="18" w:firstLine="1980"/>
        <w:jc w:val="both"/>
        <w:rPr>
          <w:color w:val="000000"/>
          <w:sz w:val="24"/>
          <w:szCs w:val="24"/>
        </w:rPr>
      </w:pPr>
      <w:r>
        <w:rPr>
          <w:color w:val="424242"/>
          <w:sz w:val="24"/>
          <w:szCs w:val="24"/>
        </w:rPr>
        <w:t>The Salesforce Platform stores data in relational tables. Th</w:t>
      </w:r>
      <w:r>
        <w:rPr>
          <w:color w:val="424242"/>
          <w:sz w:val="24"/>
          <w:szCs w:val="24"/>
        </w:rPr>
        <w:t xml:space="preserve">e records in these tables contain data for the structure of the platform itself as well as user created data. For example, the data about the configuration and settings of an account are already in-built as a relational table. But you can also create your </w:t>
      </w:r>
      <w:r>
        <w:rPr>
          <w:color w:val="424242"/>
          <w:sz w:val="24"/>
          <w:szCs w:val="24"/>
        </w:rPr>
        <w:t>own tables to store data specific to your business like the 'dispatch schedule' for a week assuming you are a courier company.</w:t>
      </w:r>
    </w:p>
    <w:p w:rsidR="0018576C" w:rsidRDefault="0018576C">
      <w:pPr>
        <w:pBdr>
          <w:top w:val="nil"/>
          <w:left w:val="nil"/>
          <w:bottom w:val="nil"/>
          <w:right w:val="nil"/>
          <w:between w:val="nil"/>
        </w:pBdr>
        <w:ind w:right="18"/>
        <w:rPr>
          <w:color w:val="000000"/>
          <w:sz w:val="23"/>
          <w:szCs w:val="23"/>
        </w:rPr>
      </w:pPr>
    </w:p>
    <w:p w:rsidR="0018576C" w:rsidRDefault="00504F2B">
      <w:pPr>
        <w:pBdr>
          <w:top w:val="nil"/>
          <w:left w:val="nil"/>
          <w:bottom w:val="nil"/>
          <w:right w:val="nil"/>
          <w:between w:val="nil"/>
        </w:pBdr>
        <w:spacing w:before="1"/>
        <w:ind w:right="18"/>
        <w:rPr>
          <w:color w:val="000000"/>
          <w:sz w:val="24"/>
          <w:szCs w:val="24"/>
        </w:rPr>
      </w:pPr>
      <w:r>
        <w:rPr>
          <w:color w:val="424242"/>
          <w:sz w:val="24"/>
          <w:szCs w:val="24"/>
        </w:rPr>
        <w:t>These relational tables are roughly referred to as API Objects or only objects in Salesforce.</w:t>
      </w:r>
    </w:p>
    <w:p w:rsidR="0018576C" w:rsidRDefault="00504F2B">
      <w:pPr>
        <w:pBdr>
          <w:top w:val="nil"/>
          <w:left w:val="nil"/>
          <w:bottom w:val="nil"/>
          <w:right w:val="nil"/>
          <w:between w:val="nil"/>
        </w:pBdr>
        <w:spacing w:before="159"/>
        <w:ind w:right="18"/>
        <w:rPr>
          <w:color w:val="000000"/>
          <w:sz w:val="24"/>
          <w:szCs w:val="24"/>
        </w:rPr>
      </w:pPr>
      <w:r>
        <w:rPr>
          <w:color w:val="424242"/>
          <w:sz w:val="24"/>
          <w:szCs w:val="24"/>
        </w:rPr>
        <w:t>There are three kinds of Salesforce objects.</w:t>
      </w:r>
    </w:p>
    <w:p w:rsidR="0018576C" w:rsidRDefault="0018576C">
      <w:pPr>
        <w:pBdr>
          <w:top w:val="nil"/>
          <w:left w:val="nil"/>
          <w:bottom w:val="nil"/>
          <w:right w:val="nil"/>
          <w:between w:val="nil"/>
        </w:pBdr>
        <w:spacing w:before="5"/>
        <w:ind w:right="18"/>
        <w:rPr>
          <w:color w:val="000000"/>
          <w:sz w:val="25"/>
          <w:szCs w:val="25"/>
        </w:rPr>
      </w:pPr>
    </w:p>
    <w:p w:rsidR="0018576C" w:rsidRDefault="00504F2B">
      <w:pPr>
        <w:numPr>
          <w:ilvl w:val="0"/>
          <w:numId w:val="9"/>
        </w:numPr>
        <w:pBdr>
          <w:top w:val="nil"/>
          <w:left w:val="nil"/>
          <w:bottom w:val="nil"/>
          <w:right w:val="nil"/>
          <w:between w:val="nil"/>
        </w:pBdr>
        <w:tabs>
          <w:tab w:val="left" w:pos="1599"/>
          <w:tab w:val="left" w:pos="1600"/>
        </w:tabs>
        <w:ind w:left="0" w:right="18"/>
        <w:rPr>
          <w:color w:val="000000"/>
          <w:sz w:val="24"/>
          <w:szCs w:val="24"/>
        </w:rPr>
      </w:pPr>
      <w:sdt>
        <w:sdtPr>
          <w:tag w:val="goog_rdk_4"/>
          <w:id w:val="-1200082557"/>
        </w:sdtPr>
        <w:sdtEndPr/>
        <w:sdtContent>
          <w:r>
            <w:rPr>
              <w:rFonts w:ascii="Gungsuh" w:eastAsia="Gungsuh" w:hAnsi="Gungsuh" w:cs="Gungsuh"/>
              <w:color w:val="424242"/>
              <w:sz w:val="24"/>
              <w:szCs w:val="24"/>
            </w:rPr>
            <w:t xml:space="preserve">Standard Objects − </w:t>
          </w:r>
          <w:proofErr w:type="gramStart"/>
          <w:r>
            <w:rPr>
              <w:rFonts w:ascii="Gungsuh" w:eastAsia="Gungsuh" w:hAnsi="Gungsuh" w:cs="Gungsuh"/>
              <w:color w:val="424242"/>
              <w:sz w:val="24"/>
              <w:szCs w:val="24"/>
            </w:rPr>
            <w:t>The</w:t>
          </w:r>
          <w:proofErr w:type="gramEnd"/>
          <w:r>
            <w:rPr>
              <w:rFonts w:ascii="Gungsuh" w:eastAsia="Gungsuh" w:hAnsi="Gungsuh" w:cs="Gungsuh"/>
              <w:color w:val="424242"/>
              <w:sz w:val="24"/>
              <w:szCs w:val="24"/>
            </w:rPr>
            <w:t xml:space="preserve"> objects already created for you by the Salesforce platform.</w:t>
          </w:r>
        </w:sdtContent>
      </w:sdt>
    </w:p>
    <w:p w:rsidR="0018576C" w:rsidRDefault="00504F2B">
      <w:pPr>
        <w:numPr>
          <w:ilvl w:val="0"/>
          <w:numId w:val="9"/>
        </w:numPr>
        <w:pBdr>
          <w:top w:val="nil"/>
          <w:left w:val="nil"/>
          <w:bottom w:val="nil"/>
          <w:right w:val="nil"/>
          <w:between w:val="nil"/>
        </w:pBdr>
        <w:tabs>
          <w:tab w:val="left" w:pos="1599"/>
          <w:tab w:val="left" w:pos="1600"/>
        </w:tabs>
        <w:spacing w:before="158"/>
        <w:ind w:left="0" w:right="18"/>
        <w:rPr>
          <w:color w:val="000000"/>
          <w:sz w:val="24"/>
          <w:szCs w:val="24"/>
        </w:rPr>
      </w:pPr>
      <w:sdt>
        <w:sdtPr>
          <w:tag w:val="goog_rdk_5"/>
          <w:id w:val="-1339455007"/>
        </w:sdtPr>
        <w:sdtEndPr/>
        <w:sdtContent>
          <w:r>
            <w:rPr>
              <w:rFonts w:ascii="Gungsuh" w:eastAsia="Gungsuh" w:hAnsi="Gungsuh" w:cs="Gungsuh"/>
              <w:color w:val="424242"/>
              <w:sz w:val="24"/>
              <w:szCs w:val="24"/>
            </w:rPr>
            <w:t xml:space="preserve">Custom Objects − </w:t>
          </w:r>
          <w:proofErr w:type="gramStart"/>
          <w:r>
            <w:rPr>
              <w:rFonts w:ascii="Gungsuh" w:eastAsia="Gungsuh" w:hAnsi="Gungsuh" w:cs="Gungsuh"/>
              <w:color w:val="424242"/>
              <w:sz w:val="24"/>
              <w:szCs w:val="24"/>
            </w:rPr>
            <w:t>These</w:t>
          </w:r>
          <w:proofErr w:type="gramEnd"/>
          <w:r>
            <w:rPr>
              <w:rFonts w:ascii="Gungsuh" w:eastAsia="Gungsuh" w:hAnsi="Gungsuh" w:cs="Gungsuh"/>
              <w:color w:val="424242"/>
              <w:sz w:val="24"/>
              <w:szCs w:val="24"/>
            </w:rPr>
            <w:t xml:space="preserve"> are the objects created by you based on your business processes.</w:t>
          </w:r>
        </w:sdtContent>
      </w:sdt>
    </w:p>
    <w:p w:rsidR="0018576C" w:rsidRDefault="00504F2B">
      <w:pPr>
        <w:numPr>
          <w:ilvl w:val="0"/>
          <w:numId w:val="9"/>
        </w:numPr>
        <w:pBdr>
          <w:top w:val="nil"/>
          <w:left w:val="nil"/>
          <w:bottom w:val="nil"/>
          <w:right w:val="nil"/>
          <w:between w:val="nil"/>
        </w:pBdr>
        <w:tabs>
          <w:tab w:val="left" w:pos="1599"/>
          <w:tab w:val="left" w:pos="1600"/>
        </w:tabs>
        <w:spacing w:before="158" w:line="376" w:lineRule="auto"/>
        <w:ind w:left="0" w:right="18"/>
        <w:rPr>
          <w:color w:val="000000"/>
          <w:sz w:val="24"/>
          <w:szCs w:val="24"/>
        </w:rPr>
      </w:pPr>
      <w:sdt>
        <w:sdtPr>
          <w:tag w:val="goog_rdk_6"/>
          <w:id w:val="-571040211"/>
        </w:sdtPr>
        <w:sdtEndPr/>
        <w:sdtContent>
          <w:r>
            <w:rPr>
              <w:rFonts w:ascii="Gungsuh" w:eastAsia="Gungsuh" w:hAnsi="Gungsuh" w:cs="Gungsuh"/>
              <w:color w:val="424242"/>
              <w:sz w:val="24"/>
              <w:szCs w:val="24"/>
            </w:rPr>
            <w:t xml:space="preserve">External Objects − </w:t>
          </w:r>
          <w:proofErr w:type="gramStart"/>
          <w:r>
            <w:rPr>
              <w:rFonts w:ascii="Gungsuh" w:eastAsia="Gungsuh" w:hAnsi="Gungsuh" w:cs="Gungsuh"/>
              <w:color w:val="424242"/>
              <w:sz w:val="24"/>
              <w:szCs w:val="24"/>
            </w:rPr>
            <w:t>The</w:t>
          </w:r>
          <w:proofErr w:type="gramEnd"/>
          <w:r>
            <w:rPr>
              <w:rFonts w:ascii="Gungsuh" w:eastAsia="Gungsuh" w:hAnsi="Gungsuh" w:cs="Gungsuh"/>
              <w:color w:val="424242"/>
              <w:sz w:val="24"/>
              <w:szCs w:val="24"/>
            </w:rPr>
            <w:t xml:space="preserve"> objects which you create map to the data stored outside your organization.</w:t>
          </w:r>
        </w:sdtContent>
      </w:sdt>
    </w:p>
    <w:p w:rsidR="0018576C" w:rsidRDefault="0018576C">
      <w:pPr>
        <w:pBdr>
          <w:top w:val="nil"/>
          <w:left w:val="nil"/>
          <w:bottom w:val="nil"/>
          <w:right w:val="nil"/>
          <w:between w:val="nil"/>
        </w:pBdr>
        <w:spacing w:before="3"/>
        <w:ind w:right="18"/>
        <w:rPr>
          <w:color w:val="000000"/>
          <w:sz w:val="32"/>
          <w:szCs w:val="32"/>
        </w:rPr>
      </w:pPr>
    </w:p>
    <w:p w:rsidR="0018576C" w:rsidRDefault="00504F2B">
      <w:pPr>
        <w:tabs>
          <w:tab w:val="left" w:pos="580"/>
        </w:tabs>
        <w:ind w:left="699" w:right="18" w:hanging="415"/>
        <w:rPr>
          <w:b/>
          <w:color w:val="424242"/>
          <w:sz w:val="28"/>
          <w:szCs w:val="28"/>
        </w:rPr>
      </w:pPr>
      <w:r>
        <w:rPr>
          <w:b/>
          <w:color w:val="424242"/>
          <w:sz w:val="28"/>
          <w:szCs w:val="28"/>
        </w:rPr>
        <w:t>5.1 Standard Objects</w:t>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spacing w:before="88" w:line="379" w:lineRule="auto"/>
        <w:ind w:right="18" w:firstLine="567"/>
        <w:rPr>
          <w:color w:val="424242"/>
          <w:sz w:val="28"/>
          <w:szCs w:val="28"/>
        </w:rPr>
      </w:pPr>
      <w:r>
        <w:rPr>
          <w:color w:val="424242"/>
          <w:sz w:val="28"/>
          <w:szCs w:val="28"/>
        </w:rPr>
        <w:lastRenderedPageBreak/>
        <w:t xml:space="preserve">These are the objects which already exist in the Salesforce platform to manage the configurations and settings of the environment. Once you log in to the </w:t>
      </w:r>
      <w:proofErr w:type="spellStart"/>
      <w:r>
        <w:rPr>
          <w:color w:val="424242"/>
          <w:sz w:val="28"/>
          <w:szCs w:val="28"/>
        </w:rPr>
        <w:t>salesforce</w:t>
      </w:r>
      <w:proofErr w:type="spellEnd"/>
      <w:r>
        <w:rPr>
          <w:color w:val="424242"/>
          <w:sz w:val="28"/>
          <w:szCs w:val="28"/>
        </w:rPr>
        <w:t xml:space="preserve"> platform, you can see the available objects.</w:t>
      </w:r>
    </w:p>
    <w:p w:rsidR="0018576C" w:rsidRDefault="00504F2B">
      <w:pPr>
        <w:rPr>
          <w:sz w:val="28"/>
          <w:szCs w:val="28"/>
        </w:rPr>
      </w:pPr>
      <w:r>
        <w:rPr>
          <w:noProof/>
          <w:lang w:val="en-IN"/>
        </w:rPr>
        <w:drawing>
          <wp:inline distT="0" distB="0" distL="0" distR="0">
            <wp:extent cx="5807327" cy="1512867"/>
            <wp:effectExtent l="0" t="0" r="0" b="0"/>
            <wp:docPr id="4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807327" cy="1512867"/>
                    </a:xfrm>
                    <a:prstGeom prst="rect">
                      <a:avLst/>
                    </a:prstGeom>
                    <a:ln/>
                  </pic:spPr>
                </pic:pic>
              </a:graphicData>
            </a:graphic>
          </wp:inline>
        </w:drawing>
      </w:r>
    </w:p>
    <w:p w:rsidR="0018576C" w:rsidRDefault="00504F2B">
      <w:pPr>
        <w:spacing w:before="88" w:line="379" w:lineRule="auto"/>
        <w:ind w:right="18"/>
        <w:jc w:val="center"/>
        <w:rPr>
          <w:b/>
          <w:sz w:val="24"/>
          <w:szCs w:val="24"/>
        </w:rPr>
      </w:pPr>
      <w:r>
        <w:rPr>
          <w:b/>
          <w:sz w:val="24"/>
          <w:szCs w:val="24"/>
        </w:rPr>
        <w:t>Table 5.1</w:t>
      </w:r>
    </w:p>
    <w:p w:rsidR="0018576C" w:rsidRDefault="0018576C">
      <w:pPr>
        <w:tabs>
          <w:tab w:val="left" w:pos="580"/>
        </w:tabs>
        <w:ind w:left="699" w:right="18" w:hanging="699"/>
        <w:rPr>
          <w:b/>
          <w:color w:val="424242"/>
          <w:sz w:val="28"/>
          <w:szCs w:val="28"/>
        </w:rPr>
      </w:pPr>
    </w:p>
    <w:p w:rsidR="0018576C" w:rsidRDefault="0018576C">
      <w:pPr>
        <w:tabs>
          <w:tab w:val="left" w:pos="580"/>
        </w:tabs>
        <w:ind w:left="699" w:right="18" w:hanging="699"/>
        <w:rPr>
          <w:b/>
          <w:color w:val="424242"/>
          <w:sz w:val="28"/>
          <w:szCs w:val="28"/>
        </w:rPr>
      </w:pPr>
    </w:p>
    <w:p w:rsidR="0018576C" w:rsidRDefault="00504F2B">
      <w:pPr>
        <w:tabs>
          <w:tab w:val="left" w:pos="580"/>
        </w:tabs>
        <w:ind w:left="699" w:right="18" w:hanging="699"/>
        <w:rPr>
          <w:b/>
          <w:color w:val="424242"/>
          <w:sz w:val="28"/>
          <w:szCs w:val="28"/>
        </w:rPr>
      </w:pPr>
      <w:r>
        <w:rPr>
          <w:b/>
          <w:color w:val="424242"/>
          <w:sz w:val="28"/>
          <w:szCs w:val="28"/>
        </w:rPr>
        <w:t>5.2 Standard Fields</w:t>
      </w:r>
    </w:p>
    <w:p w:rsidR="0018576C" w:rsidRDefault="0018576C">
      <w:pPr>
        <w:pBdr>
          <w:top w:val="nil"/>
          <w:left w:val="nil"/>
          <w:bottom w:val="nil"/>
          <w:right w:val="nil"/>
          <w:between w:val="nil"/>
        </w:pBdr>
        <w:tabs>
          <w:tab w:val="left" w:pos="580"/>
        </w:tabs>
        <w:ind w:right="18"/>
        <w:rPr>
          <w:b/>
          <w:color w:val="424242"/>
          <w:sz w:val="28"/>
          <w:szCs w:val="28"/>
        </w:rPr>
      </w:pPr>
    </w:p>
    <w:p w:rsidR="0018576C" w:rsidRDefault="00504F2B">
      <w:pPr>
        <w:pBdr>
          <w:top w:val="nil"/>
          <w:left w:val="nil"/>
          <w:bottom w:val="nil"/>
          <w:right w:val="nil"/>
          <w:between w:val="nil"/>
        </w:pBdr>
        <w:tabs>
          <w:tab w:val="left" w:pos="580"/>
        </w:tabs>
        <w:spacing w:line="360" w:lineRule="auto"/>
        <w:ind w:right="18"/>
        <w:rPr>
          <w:color w:val="424242"/>
          <w:sz w:val="28"/>
          <w:szCs w:val="28"/>
        </w:rPr>
      </w:pPr>
      <w:r>
        <w:rPr>
          <w:color w:val="424242"/>
          <w:sz w:val="28"/>
          <w:szCs w:val="28"/>
        </w:rPr>
        <w:t xml:space="preserve">These are the some fields </w:t>
      </w:r>
      <w:r>
        <w:rPr>
          <w:color w:val="424242"/>
          <w:sz w:val="28"/>
          <w:szCs w:val="28"/>
        </w:rPr>
        <w:t>which already</w:t>
      </w:r>
      <w:r>
        <w:rPr>
          <w:color w:val="424242"/>
          <w:sz w:val="28"/>
          <w:szCs w:val="28"/>
        </w:rPr>
        <w:t xml:space="preserve"> </w:t>
      </w:r>
      <w:r>
        <w:rPr>
          <w:color w:val="424242"/>
          <w:sz w:val="28"/>
          <w:szCs w:val="28"/>
        </w:rPr>
        <w:t>exist</w:t>
      </w:r>
      <w:r>
        <w:rPr>
          <w:color w:val="424242"/>
          <w:sz w:val="28"/>
          <w:szCs w:val="28"/>
        </w:rPr>
        <w:t xml:space="preserve"> in the standard objects. When you click the standard object </w:t>
      </w:r>
      <w:r>
        <w:rPr>
          <w:color w:val="424242"/>
          <w:sz w:val="28"/>
          <w:szCs w:val="28"/>
        </w:rPr>
        <w:t>then</w:t>
      </w:r>
      <w:r>
        <w:rPr>
          <w:color w:val="424242"/>
          <w:sz w:val="28"/>
          <w:szCs w:val="28"/>
        </w:rPr>
        <w:t xml:space="preserve"> you can see the standard fields. </w:t>
      </w:r>
    </w:p>
    <w:p w:rsidR="0018576C" w:rsidRDefault="00504F2B">
      <w:pPr>
        <w:pBdr>
          <w:top w:val="nil"/>
          <w:left w:val="nil"/>
          <w:bottom w:val="nil"/>
          <w:right w:val="nil"/>
          <w:between w:val="nil"/>
        </w:pBdr>
        <w:spacing w:before="8"/>
        <w:ind w:right="18"/>
        <w:rPr>
          <w:b/>
          <w:color w:val="000000"/>
          <w:sz w:val="25"/>
          <w:szCs w:val="25"/>
        </w:rPr>
      </w:pPr>
      <w:r>
        <w:rPr>
          <w:noProof/>
          <w:lang w:val="en-IN"/>
        </w:rPr>
        <w:drawing>
          <wp:anchor distT="0" distB="0" distL="0" distR="0" simplePos="0" relativeHeight="251660288" behindDoc="0" locked="0" layoutInCell="1" hidden="0" allowOverlap="1">
            <wp:simplePos x="0" y="0"/>
            <wp:positionH relativeFrom="column">
              <wp:posOffset>-393699</wp:posOffset>
            </wp:positionH>
            <wp:positionV relativeFrom="paragraph">
              <wp:posOffset>214630</wp:posOffset>
            </wp:positionV>
            <wp:extent cx="6054090" cy="1276350"/>
            <wp:effectExtent l="0" t="0" r="0" b="0"/>
            <wp:wrapTopAndBottom distT="0" distB="0"/>
            <wp:docPr id="48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6054090" cy="1276350"/>
                    </a:xfrm>
                    <a:prstGeom prst="rect">
                      <a:avLst/>
                    </a:prstGeom>
                    <a:ln/>
                  </pic:spPr>
                </pic:pic>
              </a:graphicData>
            </a:graphic>
          </wp:anchor>
        </w:drawing>
      </w:r>
    </w:p>
    <w:p w:rsidR="0018576C" w:rsidRDefault="0018576C">
      <w:pPr>
        <w:pBdr>
          <w:top w:val="nil"/>
          <w:left w:val="nil"/>
          <w:bottom w:val="nil"/>
          <w:right w:val="nil"/>
          <w:between w:val="nil"/>
        </w:pBdr>
        <w:ind w:right="18"/>
        <w:jc w:val="center"/>
        <w:rPr>
          <w:b/>
          <w:color w:val="000000"/>
          <w:sz w:val="20"/>
          <w:szCs w:val="20"/>
        </w:rPr>
      </w:pPr>
    </w:p>
    <w:p w:rsidR="0018576C" w:rsidRDefault="00504F2B">
      <w:pPr>
        <w:pBdr>
          <w:top w:val="nil"/>
          <w:left w:val="nil"/>
          <w:bottom w:val="nil"/>
          <w:right w:val="nil"/>
          <w:between w:val="nil"/>
        </w:pBdr>
        <w:ind w:right="18"/>
        <w:jc w:val="center"/>
        <w:rPr>
          <w:b/>
          <w:color w:val="000000"/>
          <w:sz w:val="20"/>
          <w:szCs w:val="20"/>
        </w:rPr>
      </w:pPr>
      <w:r>
        <w:rPr>
          <w:b/>
          <w:color w:val="000000"/>
          <w:sz w:val="20"/>
          <w:szCs w:val="20"/>
        </w:rPr>
        <w:t>Table 5.2</w:t>
      </w:r>
    </w:p>
    <w:p w:rsidR="0018576C" w:rsidRDefault="0018576C">
      <w:pPr>
        <w:pBdr>
          <w:top w:val="nil"/>
          <w:left w:val="nil"/>
          <w:bottom w:val="nil"/>
          <w:right w:val="nil"/>
          <w:between w:val="nil"/>
        </w:pBdr>
        <w:ind w:right="18"/>
        <w:jc w:val="right"/>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3"/>
        <w:ind w:right="18"/>
        <w:rPr>
          <w:b/>
          <w:color w:val="000000"/>
          <w:sz w:val="25"/>
          <w:szCs w:val="25"/>
        </w:rPr>
      </w:pPr>
    </w:p>
    <w:p w:rsidR="0018576C" w:rsidRDefault="00504F2B">
      <w:pPr>
        <w:spacing w:before="73"/>
        <w:ind w:right="18"/>
        <w:rPr>
          <w:b/>
          <w:sz w:val="28"/>
          <w:szCs w:val="28"/>
        </w:rPr>
      </w:pPr>
      <w:r>
        <w:rPr>
          <w:b/>
          <w:color w:val="424242"/>
          <w:sz w:val="28"/>
          <w:szCs w:val="28"/>
        </w:rPr>
        <w:t>3.3 Important Standard Objects</w:t>
      </w:r>
    </w:p>
    <w:p w:rsidR="0018576C" w:rsidRDefault="0018576C">
      <w:pPr>
        <w:pBdr>
          <w:top w:val="nil"/>
          <w:left w:val="nil"/>
          <w:bottom w:val="nil"/>
          <w:right w:val="nil"/>
          <w:between w:val="nil"/>
        </w:pBdr>
        <w:spacing w:before="2"/>
        <w:ind w:right="18"/>
        <w:rPr>
          <w:b/>
          <w:color w:val="000000"/>
          <w:sz w:val="26"/>
          <w:szCs w:val="26"/>
        </w:rPr>
      </w:pPr>
    </w:p>
    <w:p w:rsidR="0018576C" w:rsidRDefault="00504F2B">
      <w:pPr>
        <w:pBdr>
          <w:top w:val="nil"/>
          <w:left w:val="nil"/>
          <w:bottom w:val="nil"/>
          <w:right w:val="nil"/>
          <w:between w:val="nil"/>
        </w:pBdr>
        <w:spacing w:line="364" w:lineRule="auto"/>
        <w:ind w:right="18"/>
        <w:rPr>
          <w:color w:val="000000"/>
          <w:sz w:val="24"/>
          <w:szCs w:val="24"/>
        </w:rPr>
      </w:pPr>
      <w:sdt>
        <w:sdtPr>
          <w:tag w:val="goog_rdk_7"/>
          <w:id w:val="2004776808"/>
        </w:sdtPr>
        <w:sdtEndPr/>
        <w:sdtContent>
          <w:r>
            <w:rPr>
              <w:rFonts w:ascii="Gungsuh" w:eastAsia="Gungsuh" w:hAnsi="Gungsuh" w:cs="Gungsuh"/>
              <w:color w:val="424242"/>
              <w:sz w:val="24"/>
              <w:szCs w:val="24"/>
            </w:rPr>
            <w:t>In this section, we will discuss the important standard objects in Salesforce. The following table lists down the objects −</w:t>
          </w:r>
        </w:sdtContent>
      </w:sdt>
    </w:p>
    <w:p w:rsidR="0018576C" w:rsidRDefault="0018576C">
      <w:pPr>
        <w:pBdr>
          <w:top w:val="nil"/>
          <w:left w:val="nil"/>
          <w:bottom w:val="nil"/>
          <w:right w:val="nil"/>
          <w:between w:val="nil"/>
        </w:pBdr>
        <w:ind w:right="18"/>
        <w:rPr>
          <w:color w:val="000000"/>
          <w:sz w:val="20"/>
          <w:szCs w:val="20"/>
        </w:rPr>
      </w:pPr>
    </w:p>
    <w:p w:rsidR="0018576C" w:rsidRDefault="0018576C">
      <w:pPr>
        <w:pBdr>
          <w:top w:val="nil"/>
          <w:left w:val="nil"/>
          <w:bottom w:val="nil"/>
          <w:right w:val="nil"/>
          <w:between w:val="nil"/>
        </w:pBdr>
        <w:ind w:right="18"/>
        <w:rPr>
          <w:color w:val="000000"/>
          <w:sz w:val="20"/>
          <w:szCs w:val="20"/>
        </w:rPr>
      </w:pPr>
    </w:p>
    <w:p w:rsidR="0018576C" w:rsidRDefault="0018576C"/>
    <w:tbl>
      <w:tblPr>
        <w:tblStyle w:val="a1"/>
        <w:tblW w:w="9121" w:type="dxa"/>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000" w:firstRow="0" w:lastRow="0" w:firstColumn="0" w:lastColumn="0" w:noHBand="0" w:noVBand="0"/>
      </w:tblPr>
      <w:tblGrid>
        <w:gridCol w:w="1732"/>
        <w:gridCol w:w="4335"/>
        <w:gridCol w:w="3054"/>
      </w:tblGrid>
      <w:tr w:rsidR="0018576C">
        <w:trPr>
          <w:trHeight w:val="20"/>
        </w:trPr>
        <w:tc>
          <w:tcPr>
            <w:tcW w:w="1732" w:type="dxa"/>
            <w:shd w:val="clear" w:color="auto" w:fill="EDEDED"/>
            <w:vAlign w:val="center"/>
          </w:tcPr>
          <w:p w:rsidR="0018576C" w:rsidRDefault="0018576C">
            <w:pPr>
              <w:pBdr>
                <w:top w:val="nil"/>
                <w:left w:val="nil"/>
                <w:bottom w:val="nil"/>
                <w:right w:val="nil"/>
                <w:between w:val="nil"/>
              </w:pBdr>
              <w:ind w:right="17"/>
              <w:jc w:val="center"/>
              <w:rPr>
                <w:color w:val="000000"/>
                <w:sz w:val="26"/>
                <w:szCs w:val="26"/>
              </w:rPr>
            </w:pPr>
          </w:p>
          <w:p w:rsidR="0018576C" w:rsidRDefault="00504F2B">
            <w:pPr>
              <w:pBdr>
                <w:top w:val="nil"/>
                <w:left w:val="nil"/>
                <w:bottom w:val="nil"/>
                <w:right w:val="nil"/>
                <w:between w:val="nil"/>
              </w:pBdr>
              <w:ind w:right="17" w:firstLine="45"/>
              <w:jc w:val="center"/>
              <w:rPr>
                <w:b/>
                <w:color w:val="000000"/>
                <w:sz w:val="24"/>
                <w:szCs w:val="24"/>
              </w:rPr>
            </w:pPr>
            <w:r>
              <w:rPr>
                <w:b/>
                <w:color w:val="424242"/>
                <w:sz w:val="24"/>
                <w:szCs w:val="24"/>
                <w:highlight w:val="white"/>
              </w:rPr>
              <w:lastRenderedPageBreak/>
              <w:t>Object</w:t>
            </w:r>
            <w:r>
              <w:rPr>
                <w:b/>
                <w:color w:val="424242"/>
                <w:sz w:val="24"/>
                <w:szCs w:val="24"/>
              </w:rPr>
              <w:t xml:space="preserve"> </w:t>
            </w:r>
            <w:r>
              <w:rPr>
                <w:b/>
                <w:color w:val="424242"/>
                <w:sz w:val="24"/>
                <w:szCs w:val="24"/>
                <w:highlight w:val="white"/>
              </w:rPr>
              <w:t>Name</w:t>
            </w:r>
          </w:p>
        </w:tc>
        <w:tc>
          <w:tcPr>
            <w:tcW w:w="4335" w:type="dxa"/>
            <w:shd w:val="clear" w:color="auto" w:fill="EDEDED"/>
            <w:vAlign w:val="center"/>
          </w:tcPr>
          <w:p w:rsidR="0018576C" w:rsidRDefault="00504F2B">
            <w:pPr>
              <w:pBdr>
                <w:top w:val="nil"/>
                <w:left w:val="nil"/>
                <w:bottom w:val="nil"/>
                <w:right w:val="nil"/>
                <w:between w:val="nil"/>
              </w:pBdr>
              <w:ind w:right="17"/>
              <w:jc w:val="center"/>
              <w:rPr>
                <w:b/>
                <w:color w:val="000000"/>
                <w:sz w:val="24"/>
                <w:szCs w:val="24"/>
              </w:rPr>
            </w:pPr>
            <w:r>
              <w:rPr>
                <w:b/>
                <w:color w:val="424242"/>
                <w:sz w:val="24"/>
                <w:szCs w:val="24"/>
                <w:highlight w:val="white"/>
              </w:rPr>
              <w:lastRenderedPageBreak/>
              <w:t>Meaning</w:t>
            </w:r>
          </w:p>
        </w:tc>
        <w:tc>
          <w:tcPr>
            <w:tcW w:w="3054" w:type="dxa"/>
            <w:shd w:val="clear" w:color="auto" w:fill="EDEDED"/>
            <w:vAlign w:val="center"/>
          </w:tcPr>
          <w:p w:rsidR="0018576C" w:rsidRDefault="00504F2B">
            <w:pPr>
              <w:pBdr>
                <w:top w:val="nil"/>
                <w:left w:val="nil"/>
                <w:bottom w:val="nil"/>
                <w:right w:val="nil"/>
                <w:between w:val="nil"/>
              </w:pBdr>
              <w:ind w:right="17"/>
              <w:jc w:val="center"/>
              <w:rPr>
                <w:b/>
                <w:color w:val="000000"/>
                <w:sz w:val="24"/>
                <w:szCs w:val="24"/>
              </w:rPr>
            </w:pPr>
            <w:r>
              <w:rPr>
                <w:b/>
                <w:color w:val="424242"/>
                <w:sz w:val="24"/>
                <w:szCs w:val="24"/>
                <w:highlight w:val="white"/>
              </w:rPr>
              <w:t>Usage</w:t>
            </w:r>
          </w:p>
        </w:tc>
      </w:tr>
      <w:tr w:rsidR="0018576C">
        <w:trPr>
          <w:trHeight w:val="20"/>
        </w:trPr>
        <w:tc>
          <w:tcPr>
            <w:tcW w:w="1732"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lastRenderedPageBreak/>
              <w:t>Account</w:t>
            </w:r>
          </w:p>
        </w:tc>
        <w:tc>
          <w:tcPr>
            <w:tcW w:w="4335" w:type="dxa"/>
            <w:vAlign w:val="center"/>
          </w:tcPr>
          <w:p w:rsidR="0018576C" w:rsidRDefault="00504F2B">
            <w:pPr>
              <w:pBdr>
                <w:top w:val="nil"/>
                <w:left w:val="nil"/>
                <w:bottom w:val="nil"/>
                <w:right w:val="nil"/>
                <w:between w:val="nil"/>
              </w:pBdr>
              <w:tabs>
                <w:tab w:val="left" w:pos="1790"/>
              </w:tabs>
              <w:ind w:right="17"/>
              <w:rPr>
                <w:color w:val="000000"/>
                <w:sz w:val="24"/>
                <w:szCs w:val="24"/>
              </w:rPr>
            </w:pPr>
            <w:r>
              <w:rPr>
                <w:color w:val="424242"/>
                <w:sz w:val="24"/>
                <w:szCs w:val="24"/>
              </w:rPr>
              <w:t>Represents an individual account, which is an organization or person involved in the business like customers, competitors, partners, etc.</w:t>
            </w:r>
          </w:p>
        </w:tc>
        <w:tc>
          <w:tcPr>
            <w:tcW w:w="3054"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Use this object to query and manage accounts in your organization.</w:t>
            </w:r>
          </w:p>
        </w:tc>
      </w:tr>
      <w:tr w:rsidR="0018576C">
        <w:trPr>
          <w:trHeight w:val="20"/>
        </w:trPr>
        <w:tc>
          <w:tcPr>
            <w:tcW w:w="1732"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Account History</w:t>
            </w:r>
          </w:p>
        </w:tc>
        <w:tc>
          <w:tcPr>
            <w:tcW w:w="4335"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 xml:space="preserve">Represents </w:t>
            </w:r>
            <w:proofErr w:type="gramStart"/>
            <w:r>
              <w:rPr>
                <w:color w:val="424242"/>
                <w:sz w:val="24"/>
                <w:szCs w:val="24"/>
              </w:rPr>
              <w:t>the  history</w:t>
            </w:r>
            <w:proofErr w:type="gramEnd"/>
            <w:r>
              <w:rPr>
                <w:color w:val="424242"/>
                <w:sz w:val="24"/>
                <w:szCs w:val="24"/>
              </w:rPr>
              <w:t xml:space="preserve"> of changes to the values in the fields of an account.</w:t>
            </w:r>
          </w:p>
        </w:tc>
        <w:tc>
          <w:tcPr>
            <w:tcW w:w="3054"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Use this object to identify changes to an account.</w:t>
            </w:r>
          </w:p>
        </w:tc>
      </w:tr>
      <w:tr w:rsidR="0018576C">
        <w:trPr>
          <w:trHeight w:val="20"/>
        </w:trPr>
        <w:tc>
          <w:tcPr>
            <w:tcW w:w="1732"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Case</w:t>
            </w:r>
          </w:p>
        </w:tc>
        <w:tc>
          <w:tcPr>
            <w:tcW w:w="4335"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Represents a case, which is a customer issue or problem.</w:t>
            </w:r>
          </w:p>
        </w:tc>
        <w:tc>
          <w:tcPr>
            <w:tcW w:w="3054"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Use the case object to manage cases for your organization.</w:t>
            </w:r>
          </w:p>
        </w:tc>
      </w:tr>
      <w:tr w:rsidR="0018576C">
        <w:trPr>
          <w:trHeight w:val="20"/>
        </w:trPr>
        <w:tc>
          <w:tcPr>
            <w:tcW w:w="1732" w:type="dxa"/>
            <w:vAlign w:val="center"/>
          </w:tcPr>
          <w:p w:rsidR="0018576C" w:rsidRDefault="0018576C">
            <w:pPr>
              <w:pBdr>
                <w:top w:val="nil"/>
                <w:left w:val="nil"/>
                <w:bottom w:val="nil"/>
                <w:right w:val="nil"/>
                <w:between w:val="nil"/>
              </w:pBdr>
              <w:ind w:right="17"/>
              <w:rPr>
                <w:color w:val="000000"/>
                <w:sz w:val="26"/>
                <w:szCs w:val="26"/>
              </w:rPr>
            </w:pPr>
          </w:p>
          <w:p w:rsidR="0018576C" w:rsidRDefault="00504F2B">
            <w:pPr>
              <w:pBdr>
                <w:top w:val="nil"/>
                <w:left w:val="nil"/>
                <w:bottom w:val="nil"/>
                <w:right w:val="nil"/>
                <w:between w:val="nil"/>
              </w:pBdr>
              <w:ind w:right="17"/>
              <w:rPr>
                <w:color w:val="000000"/>
                <w:sz w:val="24"/>
                <w:szCs w:val="24"/>
              </w:rPr>
            </w:pPr>
            <w:r>
              <w:rPr>
                <w:color w:val="424242"/>
                <w:sz w:val="24"/>
                <w:szCs w:val="24"/>
              </w:rPr>
              <w:t>Contact</w:t>
            </w:r>
          </w:p>
        </w:tc>
        <w:tc>
          <w:tcPr>
            <w:tcW w:w="4335" w:type="dxa"/>
            <w:vAlign w:val="center"/>
          </w:tcPr>
          <w:p w:rsidR="0018576C" w:rsidRDefault="00504F2B">
            <w:pPr>
              <w:pBdr>
                <w:top w:val="nil"/>
                <w:left w:val="nil"/>
                <w:bottom w:val="nil"/>
                <w:right w:val="nil"/>
                <w:between w:val="nil"/>
              </w:pBdr>
              <w:tabs>
                <w:tab w:val="left" w:pos="2875"/>
              </w:tabs>
              <w:ind w:right="17"/>
              <w:rPr>
                <w:color w:val="000000"/>
                <w:sz w:val="24"/>
                <w:szCs w:val="24"/>
              </w:rPr>
            </w:pPr>
            <w:r>
              <w:rPr>
                <w:color w:val="424242"/>
                <w:sz w:val="24"/>
                <w:szCs w:val="24"/>
              </w:rPr>
              <w:t xml:space="preserve">Represents </w:t>
            </w:r>
            <w:proofErr w:type="gramStart"/>
            <w:r>
              <w:rPr>
                <w:color w:val="424242"/>
                <w:sz w:val="24"/>
                <w:szCs w:val="24"/>
              </w:rPr>
              <w:t>a  contact</w:t>
            </w:r>
            <w:proofErr w:type="gramEnd"/>
            <w:r>
              <w:rPr>
                <w:color w:val="424242"/>
                <w:sz w:val="24"/>
                <w:szCs w:val="24"/>
              </w:rPr>
              <w:t>, which is an individual associated with an account.</w:t>
            </w:r>
          </w:p>
        </w:tc>
        <w:tc>
          <w:tcPr>
            <w:tcW w:w="3054"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This object is used to manage individuals who are associated with an Account in the organization.</w:t>
            </w:r>
          </w:p>
        </w:tc>
      </w:tr>
    </w:tbl>
    <w:p w:rsidR="0018576C" w:rsidRDefault="0018576C">
      <w:pPr>
        <w:spacing w:line="352" w:lineRule="auto"/>
        <w:ind w:right="18"/>
        <w:jc w:val="both"/>
        <w:rPr>
          <w:sz w:val="24"/>
          <w:szCs w:val="24"/>
        </w:rPr>
        <w:sectPr w:rsidR="0018576C">
          <w:pgSz w:w="12240" w:h="15840"/>
          <w:pgMar w:top="1418" w:right="1418" w:bottom="1418" w:left="1985" w:header="0" w:footer="809" w:gutter="0"/>
          <w:cols w:space="720"/>
        </w:sectPr>
      </w:pPr>
    </w:p>
    <w:p w:rsidR="0018576C" w:rsidRDefault="0018576C">
      <w:pPr>
        <w:pBdr>
          <w:top w:val="nil"/>
          <w:left w:val="nil"/>
          <w:bottom w:val="nil"/>
          <w:right w:val="nil"/>
          <w:between w:val="nil"/>
        </w:pBdr>
        <w:spacing w:line="276" w:lineRule="auto"/>
        <w:rPr>
          <w:sz w:val="24"/>
          <w:szCs w:val="24"/>
        </w:rPr>
      </w:pPr>
    </w:p>
    <w:tbl>
      <w:tblPr>
        <w:tblStyle w:val="a2"/>
        <w:tblW w:w="9114" w:type="dxa"/>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000" w:firstRow="0" w:lastRow="0" w:firstColumn="0" w:lastColumn="0" w:noHBand="0" w:noVBand="0"/>
      </w:tblPr>
      <w:tblGrid>
        <w:gridCol w:w="2390"/>
        <w:gridCol w:w="3363"/>
        <w:gridCol w:w="3361"/>
      </w:tblGrid>
      <w:tr w:rsidR="0018576C">
        <w:trPr>
          <w:trHeight w:val="20"/>
        </w:trPr>
        <w:tc>
          <w:tcPr>
            <w:tcW w:w="2390" w:type="dxa"/>
            <w:vAlign w:val="center"/>
          </w:tcPr>
          <w:p w:rsidR="0018576C" w:rsidRDefault="00504F2B">
            <w:pPr>
              <w:pBdr>
                <w:top w:val="nil"/>
                <w:left w:val="nil"/>
                <w:bottom w:val="nil"/>
                <w:right w:val="nil"/>
                <w:between w:val="nil"/>
              </w:pBdr>
              <w:ind w:right="17"/>
              <w:rPr>
                <w:color w:val="000000"/>
                <w:sz w:val="24"/>
                <w:szCs w:val="24"/>
              </w:rPr>
            </w:pPr>
            <w:proofErr w:type="spellStart"/>
            <w:r>
              <w:rPr>
                <w:color w:val="424242"/>
                <w:sz w:val="24"/>
                <w:szCs w:val="24"/>
              </w:rPr>
              <w:t>ser</w:t>
            </w:r>
            <w:proofErr w:type="spellEnd"/>
          </w:p>
        </w:tc>
        <w:tc>
          <w:tcPr>
            <w:tcW w:w="3363"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Represents a user in the organization.</w:t>
            </w:r>
          </w:p>
        </w:tc>
        <w:tc>
          <w:tcPr>
            <w:tcW w:w="3361"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This object is used to query information about users and also helps to provide and modify the information concerning the users.</w:t>
            </w:r>
          </w:p>
        </w:tc>
      </w:tr>
      <w:tr w:rsidR="0018576C">
        <w:trPr>
          <w:trHeight w:val="20"/>
        </w:trPr>
        <w:tc>
          <w:tcPr>
            <w:tcW w:w="2390"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Asset</w:t>
            </w:r>
          </w:p>
        </w:tc>
        <w:tc>
          <w:tcPr>
            <w:tcW w:w="3363"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Represents an item of commercial value, such as a product sold by the company or a competitor that a customer has purchased and installed.</w:t>
            </w:r>
          </w:p>
        </w:tc>
        <w:tc>
          <w:tcPr>
            <w:tcW w:w="3361"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This object is used to track assets previously sold into customer accounts. With asset tracking, a client application</w:t>
            </w:r>
            <w:r>
              <w:rPr>
                <w:color w:val="424242"/>
                <w:sz w:val="24"/>
                <w:szCs w:val="24"/>
              </w:rPr>
              <w:t xml:space="preserve"> can quickly determine which products were previously sold or are currently installed at a specific account.</w:t>
            </w:r>
          </w:p>
        </w:tc>
      </w:tr>
      <w:tr w:rsidR="0018576C">
        <w:trPr>
          <w:trHeight w:val="20"/>
        </w:trPr>
        <w:tc>
          <w:tcPr>
            <w:tcW w:w="2390"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Domain</w:t>
            </w:r>
          </w:p>
        </w:tc>
        <w:tc>
          <w:tcPr>
            <w:tcW w:w="3363"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Read-only object that represents a custom Web address assigned to a site in your organization.</w:t>
            </w:r>
          </w:p>
        </w:tc>
        <w:tc>
          <w:tcPr>
            <w:tcW w:w="3361" w:type="dxa"/>
            <w:vAlign w:val="center"/>
          </w:tcPr>
          <w:p w:rsidR="0018576C" w:rsidRDefault="00504F2B">
            <w:pPr>
              <w:pBdr>
                <w:top w:val="nil"/>
                <w:left w:val="nil"/>
                <w:bottom w:val="nil"/>
                <w:right w:val="nil"/>
                <w:between w:val="nil"/>
              </w:pBdr>
              <w:ind w:right="17"/>
              <w:rPr>
                <w:color w:val="000000"/>
                <w:sz w:val="24"/>
                <w:szCs w:val="24"/>
              </w:rPr>
            </w:pPr>
            <w:r>
              <w:rPr>
                <w:color w:val="424242"/>
                <w:sz w:val="24"/>
                <w:szCs w:val="24"/>
              </w:rPr>
              <w:t>This read-only object is used to object to q</w:t>
            </w:r>
            <w:r>
              <w:rPr>
                <w:color w:val="424242"/>
                <w:sz w:val="24"/>
                <w:szCs w:val="24"/>
              </w:rPr>
              <w:t>uery the domains that are associated with each website in your organization.</w:t>
            </w:r>
          </w:p>
        </w:tc>
      </w:tr>
    </w:tbl>
    <w:p w:rsidR="0018576C" w:rsidRDefault="0018576C">
      <w:pPr>
        <w:pBdr>
          <w:top w:val="nil"/>
          <w:left w:val="nil"/>
          <w:bottom w:val="nil"/>
          <w:right w:val="nil"/>
          <w:between w:val="nil"/>
        </w:pBdr>
        <w:ind w:right="18"/>
        <w:rPr>
          <w:color w:val="000000"/>
          <w:sz w:val="20"/>
          <w:szCs w:val="20"/>
        </w:rPr>
      </w:pPr>
    </w:p>
    <w:p w:rsidR="0018576C" w:rsidRDefault="00504F2B">
      <w:pPr>
        <w:pBdr>
          <w:top w:val="nil"/>
          <w:left w:val="nil"/>
          <w:bottom w:val="nil"/>
          <w:right w:val="nil"/>
          <w:between w:val="nil"/>
        </w:pBdr>
        <w:ind w:right="18"/>
        <w:jc w:val="center"/>
        <w:rPr>
          <w:b/>
          <w:color w:val="000000"/>
          <w:sz w:val="24"/>
          <w:szCs w:val="24"/>
        </w:rPr>
      </w:pPr>
      <w:r>
        <w:rPr>
          <w:b/>
          <w:color w:val="000000"/>
          <w:sz w:val="24"/>
          <w:szCs w:val="24"/>
        </w:rPr>
        <w:t>Table 5.3</w:t>
      </w:r>
    </w:p>
    <w:p w:rsidR="0018576C" w:rsidRDefault="0018576C">
      <w:pPr>
        <w:pBdr>
          <w:top w:val="nil"/>
          <w:left w:val="nil"/>
          <w:bottom w:val="nil"/>
          <w:right w:val="nil"/>
          <w:between w:val="nil"/>
        </w:pBdr>
        <w:spacing w:before="1"/>
        <w:ind w:right="18"/>
        <w:rPr>
          <w:color w:val="000000"/>
          <w:sz w:val="20"/>
          <w:szCs w:val="20"/>
        </w:rPr>
      </w:pPr>
    </w:p>
    <w:p w:rsidR="0018576C" w:rsidRDefault="00504F2B">
      <w:pPr>
        <w:pBdr>
          <w:top w:val="nil"/>
          <w:left w:val="nil"/>
          <w:bottom w:val="nil"/>
          <w:right w:val="nil"/>
          <w:between w:val="nil"/>
        </w:pBdr>
        <w:spacing w:before="90" w:line="379" w:lineRule="auto"/>
        <w:ind w:right="18" w:firstLine="360"/>
        <w:jc w:val="both"/>
        <w:rPr>
          <w:color w:val="000000"/>
          <w:sz w:val="24"/>
          <w:szCs w:val="24"/>
        </w:rPr>
        <w:sectPr w:rsidR="0018576C">
          <w:pgSz w:w="12240" w:h="15840"/>
          <w:pgMar w:top="1418" w:right="1418" w:bottom="1418" w:left="1985" w:header="0" w:footer="809" w:gutter="0"/>
          <w:cols w:space="720"/>
        </w:sectPr>
      </w:pPr>
      <w:r>
        <w:rPr>
          <w:color w:val="333333"/>
          <w:sz w:val="24"/>
          <w:szCs w:val="24"/>
        </w:rPr>
        <w:t>As IT technology advanced, a new style of innovation emerged, in which a leading innovation company invites end-users to its open software service platform. With respect to this type of innovation, a lot of innovation studies were performed to understand t</w:t>
      </w:r>
      <w:r>
        <w:rPr>
          <w:color w:val="333333"/>
          <w:sz w:val="24"/>
          <w:szCs w:val="24"/>
        </w:rPr>
        <w:t xml:space="preserve">he structure of the interaction among users and the platform provider from the perspective of network science. By concentrating only on the internal mechanisms among agents, the previous studies </w:t>
      </w:r>
      <w:r>
        <w:rPr>
          <w:color w:val="333333"/>
          <w:sz w:val="24"/>
          <w:szCs w:val="24"/>
        </w:rPr>
        <w:t>miss the opportunity to</w:t>
      </w:r>
      <w:r>
        <w:rPr>
          <w:color w:val="333333"/>
          <w:sz w:val="24"/>
          <w:szCs w:val="24"/>
        </w:rPr>
        <w:t xml:space="preserve"> consider innovation through collectiv</w:t>
      </w:r>
      <w:r>
        <w:rPr>
          <w:color w:val="333333"/>
          <w:sz w:val="24"/>
          <w:szCs w:val="24"/>
        </w:rPr>
        <w:t xml:space="preserve">e intelligence. A platform provider plays an important role in the innovation. In this research, we investigate the structure of a service network with empirical data gathered from Salesforce.com App Exchange and discuss the role of a platform provider in </w:t>
      </w:r>
      <w:r>
        <w:rPr>
          <w:color w:val="333333"/>
          <w:sz w:val="24"/>
          <w:szCs w:val="24"/>
        </w:rPr>
        <w:t xml:space="preserve">innovation through collective intelligence. Our results suggest that the platform provider led the innovation in the initial period and, then, third party developers </w:t>
      </w:r>
      <w:r>
        <w:rPr>
          <w:color w:val="333333"/>
          <w:sz w:val="24"/>
          <w:szCs w:val="24"/>
        </w:rPr>
        <w:t>gradually became</w:t>
      </w:r>
      <w:r>
        <w:rPr>
          <w:color w:val="333333"/>
          <w:sz w:val="24"/>
          <w:szCs w:val="24"/>
        </w:rPr>
        <w:t xml:space="preserve"> innovation leaders. Our findings are expected to re-orient the research f</w:t>
      </w:r>
      <w:r>
        <w:rPr>
          <w:color w:val="333333"/>
          <w:sz w:val="24"/>
          <w:szCs w:val="24"/>
        </w:rPr>
        <w:t>ocus from internal mechanisms to the role of platform providers. [8]</w:t>
      </w:r>
    </w:p>
    <w:p w:rsidR="0018576C" w:rsidRDefault="00504F2B">
      <w:pPr>
        <w:pBdr>
          <w:top w:val="nil"/>
          <w:left w:val="nil"/>
          <w:bottom w:val="nil"/>
          <w:right w:val="nil"/>
          <w:between w:val="nil"/>
        </w:pBdr>
        <w:spacing w:before="151" w:line="379" w:lineRule="auto"/>
        <w:ind w:right="18" w:firstLine="1080"/>
        <w:jc w:val="both"/>
        <w:rPr>
          <w:color w:val="000000"/>
          <w:sz w:val="24"/>
          <w:szCs w:val="24"/>
        </w:rPr>
      </w:pPr>
      <w:r>
        <w:rPr>
          <w:color w:val="333333"/>
          <w:sz w:val="24"/>
          <w:szCs w:val="24"/>
        </w:rPr>
        <w:lastRenderedPageBreak/>
        <w:t>With the appearance of distributed computing, associations are hoping to move their Customer Relationship Management (CRM) applications from an On-Premise environment or we can say local servers to an On-Demand environment that is on cloud server. On-Premi</w:t>
      </w:r>
      <w:r>
        <w:rPr>
          <w:color w:val="333333"/>
          <w:sz w:val="24"/>
          <w:szCs w:val="24"/>
        </w:rPr>
        <w:t xml:space="preserve">se environment is </w:t>
      </w:r>
      <w:r>
        <w:rPr>
          <w:color w:val="333333"/>
          <w:sz w:val="24"/>
          <w:szCs w:val="24"/>
        </w:rPr>
        <w:t>when an association</w:t>
      </w:r>
      <w:r>
        <w:rPr>
          <w:color w:val="333333"/>
          <w:sz w:val="24"/>
          <w:szCs w:val="24"/>
        </w:rPr>
        <w:t xml:space="preserve"> has the framework and programming inside their system. </w:t>
      </w:r>
      <w:r>
        <w:rPr>
          <w:color w:val="333333"/>
          <w:sz w:val="24"/>
          <w:szCs w:val="24"/>
        </w:rPr>
        <w:t>In an On-Demand</w:t>
      </w:r>
      <w:r>
        <w:rPr>
          <w:color w:val="333333"/>
          <w:sz w:val="24"/>
          <w:szCs w:val="24"/>
        </w:rPr>
        <w:t xml:space="preserve"> environment, an outsider has the base and programming and charges the relationship in light of its participation. Salesforce is the principle On-De</w:t>
      </w:r>
      <w:r>
        <w:rPr>
          <w:color w:val="333333"/>
          <w:sz w:val="24"/>
          <w:szCs w:val="24"/>
        </w:rPr>
        <w:t>mand CRM thing. [9]</w:t>
      </w:r>
    </w:p>
    <w:p w:rsidR="0018576C" w:rsidRDefault="00504F2B">
      <w:pPr>
        <w:pBdr>
          <w:top w:val="nil"/>
          <w:left w:val="nil"/>
          <w:bottom w:val="nil"/>
          <w:right w:val="nil"/>
          <w:between w:val="nil"/>
        </w:pBdr>
        <w:spacing w:before="188" w:line="379" w:lineRule="auto"/>
        <w:ind w:right="18" w:firstLine="960"/>
        <w:jc w:val="both"/>
        <w:rPr>
          <w:color w:val="000000"/>
          <w:sz w:val="24"/>
          <w:szCs w:val="24"/>
        </w:rPr>
      </w:pPr>
      <w:r>
        <w:rPr>
          <w:color w:val="333333"/>
          <w:sz w:val="24"/>
          <w:szCs w:val="24"/>
        </w:rPr>
        <w:t>The advantages of cloud while supporting real-time service systems using the Salesforce platform. We build here a service management platform for the Polish Billiards and Snooker Association (PBSA), based on a real-time system located i</w:t>
      </w:r>
      <w:r>
        <w:rPr>
          <w:color w:val="333333"/>
          <w:sz w:val="24"/>
          <w:szCs w:val="24"/>
        </w:rPr>
        <w:t xml:space="preserve">n a cloud. It allows PBSA managers to accomplish tasks in this system on-demand. And, it is deployed as a private cloud to </w:t>
      </w:r>
      <w:r>
        <w:rPr>
          <w:color w:val="333333"/>
          <w:sz w:val="24"/>
          <w:szCs w:val="24"/>
        </w:rPr>
        <w:t>grant access</w:t>
      </w:r>
      <w:r>
        <w:rPr>
          <w:color w:val="333333"/>
          <w:sz w:val="24"/>
          <w:szCs w:val="24"/>
        </w:rPr>
        <w:t xml:space="preserve"> only to the employees from the snooker organization. [10]</w:t>
      </w:r>
    </w:p>
    <w:p w:rsidR="0018576C" w:rsidRDefault="0018576C">
      <w:pPr>
        <w:pBdr>
          <w:top w:val="nil"/>
          <w:left w:val="nil"/>
          <w:bottom w:val="nil"/>
          <w:right w:val="nil"/>
          <w:between w:val="nil"/>
        </w:pBdr>
        <w:ind w:right="18"/>
        <w:rPr>
          <w:color w:val="000000"/>
          <w:sz w:val="23"/>
          <w:szCs w:val="23"/>
        </w:rPr>
      </w:pPr>
    </w:p>
    <w:p w:rsidR="0018576C" w:rsidRDefault="00504F2B">
      <w:pPr>
        <w:pBdr>
          <w:top w:val="nil"/>
          <w:left w:val="nil"/>
          <w:bottom w:val="nil"/>
          <w:right w:val="nil"/>
          <w:between w:val="nil"/>
        </w:pBdr>
        <w:spacing w:before="1" w:line="379" w:lineRule="auto"/>
        <w:ind w:right="18" w:firstLine="960"/>
        <w:jc w:val="both"/>
        <w:rPr>
          <w:color w:val="000000"/>
          <w:sz w:val="24"/>
          <w:szCs w:val="24"/>
        </w:rPr>
      </w:pPr>
      <w:r>
        <w:rPr>
          <w:color w:val="333333"/>
          <w:sz w:val="24"/>
          <w:szCs w:val="24"/>
        </w:rPr>
        <w:t xml:space="preserve">In a recent scenario, IT industries are growing with the help of proper Utilization of available resources. The IT giants like Microsoft, Infosys, IBM, Oracle, &amp; TCS are switching from </w:t>
      </w:r>
      <w:proofErr w:type="spellStart"/>
      <w:r>
        <w:rPr>
          <w:color w:val="333333"/>
          <w:sz w:val="24"/>
          <w:szCs w:val="24"/>
        </w:rPr>
        <w:t>their</w:t>
      </w:r>
      <w:proofErr w:type="spellEnd"/>
      <w:r>
        <w:rPr>
          <w:color w:val="333333"/>
          <w:sz w:val="24"/>
          <w:szCs w:val="24"/>
        </w:rPr>
        <w:t xml:space="preserve"> on premises IT setups to the cloud. Cloud computing is replacing </w:t>
      </w:r>
      <w:r>
        <w:rPr>
          <w:color w:val="333333"/>
          <w:sz w:val="24"/>
          <w:szCs w:val="24"/>
        </w:rPr>
        <w:t xml:space="preserve">the traditional model in which software </w:t>
      </w:r>
      <w:r>
        <w:rPr>
          <w:color w:val="333333"/>
          <w:sz w:val="24"/>
          <w:szCs w:val="24"/>
        </w:rPr>
        <w:t>applications are installed</w:t>
      </w:r>
      <w:r>
        <w:rPr>
          <w:color w:val="333333"/>
          <w:sz w:val="24"/>
          <w:szCs w:val="24"/>
        </w:rPr>
        <w:t xml:space="preserve"> on </w:t>
      </w:r>
      <w:proofErr w:type="spellStart"/>
      <w:r>
        <w:rPr>
          <w:color w:val="333333"/>
          <w:sz w:val="24"/>
          <w:szCs w:val="24"/>
        </w:rPr>
        <w:t>on</w:t>
      </w:r>
      <w:proofErr w:type="spellEnd"/>
      <w:r>
        <w:rPr>
          <w:color w:val="333333"/>
          <w:sz w:val="24"/>
          <w:szCs w:val="24"/>
        </w:rPr>
        <w:t xml:space="preserve"> premise hardware, from desktop computers to server rooms, depending on the size of the business. The proposed work is about the cloud platform which is going to change all the traditi</w:t>
      </w:r>
      <w:r>
        <w:rPr>
          <w:color w:val="333333"/>
          <w:sz w:val="24"/>
          <w:szCs w:val="24"/>
        </w:rPr>
        <w:t xml:space="preserve">onal views of software, application, and product development Technologies. Salesforce.com is one of the best cloud providers available in the recent scenario. There </w:t>
      </w:r>
      <w:r>
        <w:rPr>
          <w:color w:val="333333"/>
          <w:sz w:val="24"/>
          <w:szCs w:val="24"/>
        </w:rPr>
        <w:t>are a number</w:t>
      </w:r>
      <w:r>
        <w:rPr>
          <w:color w:val="333333"/>
          <w:sz w:val="24"/>
          <w:szCs w:val="24"/>
        </w:rPr>
        <w:t xml:space="preserve"> of reasons why IT industries are switching to the Cloud. And there </w:t>
      </w:r>
      <w:r>
        <w:rPr>
          <w:color w:val="333333"/>
          <w:sz w:val="24"/>
          <w:szCs w:val="24"/>
        </w:rPr>
        <w:t>are a numbe</w:t>
      </w:r>
      <w:r>
        <w:rPr>
          <w:color w:val="333333"/>
          <w:sz w:val="24"/>
          <w:szCs w:val="24"/>
        </w:rPr>
        <w:t>r</w:t>
      </w:r>
      <w:r>
        <w:rPr>
          <w:color w:val="333333"/>
          <w:sz w:val="24"/>
          <w:szCs w:val="24"/>
        </w:rPr>
        <w:t xml:space="preserve"> of reasons why Industries have to think </w:t>
      </w:r>
      <w:r>
        <w:rPr>
          <w:color w:val="333333"/>
          <w:sz w:val="24"/>
          <w:szCs w:val="24"/>
        </w:rPr>
        <w:t>about adopting the</w:t>
      </w:r>
      <w:r>
        <w:rPr>
          <w:color w:val="333333"/>
          <w:sz w:val="24"/>
          <w:szCs w:val="24"/>
        </w:rPr>
        <w:t xml:space="preserve"> Salesforce.com cloud. The proposed work is about to focus on important and common features of salsforce.com. These features are common for any developer to learn and use </w:t>
      </w:r>
      <w:r>
        <w:rPr>
          <w:color w:val="333333"/>
          <w:sz w:val="24"/>
          <w:szCs w:val="24"/>
        </w:rPr>
        <w:t>in software</w:t>
      </w:r>
      <w:r>
        <w:rPr>
          <w:color w:val="333333"/>
          <w:sz w:val="24"/>
          <w:szCs w:val="24"/>
        </w:rPr>
        <w:t xml:space="preserve">, application </w:t>
      </w:r>
      <w:r>
        <w:rPr>
          <w:color w:val="333333"/>
          <w:sz w:val="24"/>
          <w:szCs w:val="24"/>
        </w:rPr>
        <w:t xml:space="preserve">and product development in salesforce.com. The goal of this proposed work is to show the available resources in the salesforce.com which are still new for the developers. </w:t>
      </w:r>
      <w:r>
        <w:rPr>
          <w:color w:val="333333"/>
          <w:sz w:val="24"/>
          <w:szCs w:val="24"/>
        </w:rPr>
        <w:t>This is an</w:t>
      </w:r>
      <w:r>
        <w:rPr>
          <w:color w:val="333333"/>
          <w:sz w:val="24"/>
          <w:szCs w:val="24"/>
        </w:rPr>
        <w:t xml:space="preserve"> approach to make people familiar with the salesforce.com cloud provider. [</w:t>
      </w:r>
      <w:r>
        <w:rPr>
          <w:color w:val="333333"/>
          <w:sz w:val="24"/>
          <w:szCs w:val="24"/>
        </w:rPr>
        <w:t>11]</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7"/>
        <w:ind w:right="18"/>
        <w:rPr>
          <w:color w:val="000000"/>
          <w:sz w:val="31"/>
          <w:szCs w:val="31"/>
        </w:rPr>
      </w:pPr>
    </w:p>
    <w:p w:rsidR="0018576C" w:rsidRDefault="00504F2B">
      <w:pPr>
        <w:pBdr>
          <w:top w:val="nil"/>
          <w:left w:val="nil"/>
          <w:bottom w:val="nil"/>
          <w:right w:val="nil"/>
          <w:between w:val="nil"/>
        </w:pBdr>
        <w:spacing w:line="379" w:lineRule="auto"/>
        <w:ind w:right="18" w:firstLine="960"/>
        <w:jc w:val="both"/>
        <w:rPr>
          <w:color w:val="000000"/>
          <w:sz w:val="24"/>
          <w:szCs w:val="24"/>
        </w:rPr>
      </w:pPr>
      <w:r>
        <w:rPr>
          <w:color w:val="333333"/>
          <w:sz w:val="24"/>
          <w:szCs w:val="24"/>
        </w:rPr>
        <w:t xml:space="preserve">Summary form only given as follows. The strongest predictors of new product success is understanding market requirements early in the new product development (NPD) process. A direct </w:t>
      </w:r>
      <w:proofErr w:type="spellStart"/>
      <w:r>
        <w:rPr>
          <w:color w:val="333333"/>
          <w:sz w:val="24"/>
          <w:szCs w:val="24"/>
        </w:rPr>
        <w:t>salesforce</w:t>
      </w:r>
      <w:proofErr w:type="spellEnd"/>
      <w:r>
        <w:rPr>
          <w:color w:val="000000"/>
          <w:sz w:val="24"/>
          <w:szCs w:val="24"/>
        </w:rPr>
        <w:t xml:space="preserve"> </w:t>
      </w:r>
      <w:r>
        <w:rPr>
          <w:color w:val="333333"/>
          <w:sz w:val="24"/>
          <w:szCs w:val="24"/>
        </w:rPr>
        <w:t xml:space="preserve">is one of the best sources of new product ideas and market information, although not fully leveraged in many firms. A recent study of 248 salespeople in nineteen high-tech firms indicates wide variation in NPD involvement across and within a firm's </w:t>
      </w:r>
      <w:proofErr w:type="spellStart"/>
      <w:r>
        <w:rPr>
          <w:color w:val="333333"/>
          <w:sz w:val="24"/>
          <w:szCs w:val="24"/>
        </w:rPr>
        <w:t>salesfo</w:t>
      </w:r>
      <w:r>
        <w:rPr>
          <w:color w:val="333333"/>
          <w:sz w:val="24"/>
          <w:szCs w:val="24"/>
        </w:rPr>
        <w:t>rce</w:t>
      </w:r>
      <w:proofErr w:type="spellEnd"/>
      <w:r>
        <w:rPr>
          <w:color w:val="333333"/>
          <w:sz w:val="24"/>
          <w:szCs w:val="24"/>
        </w:rPr>
        <w:t xml:space="preserve">. The study revealed that at the organization level, the length of the NPD cycle was associated with </w:t>
      </w:r>
      <w:proofErr w:type="spellStart"/>
      <w:r>
        <w:rPr>
          <w:color w:val="333333"/>
          <w:sz w:val="24"/>
          <w:szCs w:val="24"/>
        </w:rPr>
        <w:t>salesforce</w:t>
      </w:r>
      <w:proofErr w:type="spellEnd"/>
      <w:r>
        <w:rPr>
          <w:color w:val="333333"/>
          <w:sz w:val="24"/>
          <w:szCs w:val="24"/>
        </w:rPr>
        <w:t>-initiated and NPD-headquarters initiated activities. In particular, the longer a firm's NPD cycle for product improvements, the lower the inv</w:t>
      </w:r>
      <w:r>
        <w:rPr>
          <w:color w:val="333333"/>
          <w:sz w:val="24"/>
          <w:szCs w:val="24"/>
        </w:rPr>
        <w:t xml:space="preserve">olvement the </w:t>
      </w:r>
      <w:proofErr w:type="spellStart"/>
      <w:r>
        <w:rPr>
          <w:color w:val="333333"/>
          <w:sz w:val="24"/>
          <w:szCs w:val="24"/>
        </w:rPr>
        <w:t>salesforce</w:t>
      </w:r>
      <w:proofErr w:type="spellEnd"/>
      <w:r>
        <w:rPr>
          <w:color w:val="333333"/>
          <w:sz w:val="24"/>
          <w:szCs w:val="24"/>
        </w:rPr>
        <w:t xml:space="preserve"> has in headquarters initiated involvement activities. A significant relationship exists between a firm's new product cycle time and the level of involvement in </w:t>
      </w:r>
      <w:proofErr w:type="spellStart"/>
      <w:r>
        <w:rPr>
          <w:color w:val="333333"/>
          <w:sz w:val="24"/>
          <w:szCs w:val="24"/>
        </w:rPr>
        <w:t>salesforce</w:t>
      </w:r>
      <w:proofErr w:type="spellEnd"/>
      <w:r>
        <w:rPr>
          <w:color w:val="333333"/>
          <w:sz w:val="24"/>
          <w:szCs w:val="24"/>
        </w:rPr>
        <w:t>-initiated NPD predevelopment activities. At the salesperson l</w:t>
      </w:r>
      <w:r>
        <w:rPr>
          <w:color w:val="333333"/>
          <w:sz w:val="24"/>
          <w:szCs w:val="24"/>
        </w:rPr>
        <w:t>evel, several factors affect involvement in NPD activities. Most significant was the relationship between salesperson involvement and the distance between a salesperson's location and the NPD office site. The study shows that organizations can affect the d</w:t>
      </w:r>
      <w:r>
        <w:rPr>
          <w:color w:val="333333"/>
          <w:sz w:val="24"/>
          <w:szCs w:val="24"/>
        </w:rPr>
        <w:t xml:space="preserve">egree of involvement that their </w:t>
      </w:r>
      <w:proofErr w:type="spellStart"/>
      <w:r>
        <w:rPr>
          <w:color w:val="333333"/>
          <w:sz w:val="24"/>
          <w:szCs w:val="24"/>
        </w:rPr>
        <w:t>salesforce</w:t>
      </w:r>
      <w:proofErr w:type="spellEnd"/>
      <w:r>
        <w:rPr>
          <w:color w:val="333333"/>
          <w:sz w:val="24"/>
          <w:szCs w:val="24"/>
        </w:rPr>
        <w:t xml:space="preserve"> or individual salespeople have in early phases of NPD. [12]</w:t>
      </w:r>
    </w:p>
    <w:p w:rsidR="0018576C" w:rsidRDefault="0018576C"/>
    <w:p w:rsidR="0018576C" w:rsidRDefault="00504F2B">
      <w:pPr>
        <w:pBdr>
          <w:top w:val="nil"/>
          <w:left w:val="nil"/>
          <w:bottom w:val="nil"/>
          <w:right w:val="nil"/>
          <w:between w:val="nil"/>
        </w:pBdr>
        <w:spacing w:line="379" w:lineRule="auto"/>
        <w:ind w:right="18" w:firstLine="960"/>
        <w:jc w:val="both"/>
        <w:rPr>
          <w:color w:val="000000"/>
          <w:sz w:val="24"/>
          <w:szCs w:val="24"/>
        </w:rPr>
      </w:pPr>
      <w:r>
        <w:rPr>
          <w:color w:val="333333"/>
          <w:sz w:val="24"/>
          <w:szCs w:val="24"/>
        </w:rPr>
        <w:t xml:space="preserve">Motivation is important because it determines </w:t>
      </w:r>
      <w:r>
        <w:rPr>
          <w:color w:val="333333"/>
          <w:sz w:val="24"/>
          <w:szCs w:val="24"/>
        </w:rPr>
        <w:t>an</w:t>
      </w:r>
      <w:r>
        <w:rPr>
          <w:color w:val="333333"/>
          <w:sz w:val="24"/>
          <w:szCs w:val="24"/>
        </w:rPr>
        <w:t xml:space="preserve"> individual's effort toward performing a task and it leads to an optimistic and challenging attitude at </w:t>
      </w:r>
      <w:r>
        <w:rPr>
          <w:color w:val="333333"/>
          <w:sz w:val="24"/>
          <w:szCs w:val="24"/>
        </w:rPr>
        <w:t>workplace</w:t>
      </w:r>
      <w:r>
        <w:rPr>
          <w:color w:val="333333"/>
          <w:sz w:val="24"/>
          <w:szCs w:val="24"/>
        </w:rPr>
        <w:t>. Incentive motivation is concerned with the way goals influence behavior. Incentive is the promise or stimulus for greater action. Incentives are something that is given in addition to wages. It means additional remuneration or benefit to an empl</w:t>
      </w:r>
      <w:r>
        <w:rPr>
          <w:color w:val="333333"/>
          <w:sz w:val="24"/>
          <w:szCs w:val="24"/>
        </w:rPr>
        <w:t>oyee in recognition of achievement or better work. Organizations in emerging markets are more likely to give group rewards and generally do not encourage risk taking as much as developed economies. Money motivates employees to some extent but there are oth</w:t>
      </w:r>
      <w:r>
        <w:rPr>
          <w:color w:val="333333"/>
          <w:sz w:val="24"/>
          <w:szCs w:val="24"/>
        </w:rPr>
        <w:t>er powerful sources of motivation such as interesting and challenging tasks and assignments, praise, good interpersonal relations etc. This paper analyzes incentives plan structure of sales people in Croatia. Advantages and disadvantages of different compe</w:t>
      </w:r>
      <w:r>
        <w:rPr>
          <w:color w:val="333333"/>
          <w:sz w:val="24"/>
          <w:szCs w:val="24"/>
        </w:rPr>
        <w:t>nsation plans and benefits for salespeople are discussed. [13]</w:t>
      </w:r>
    </w:p>
    <w:p w:rsidR="0018576C" w:rsidRDefault="0018576C"/>
    <w:p w:rsidR="0018576C" w:rsidRDefault="00504F2B">
      <w:pPr>
        <w:pBdr>
          <w:top w:val="nil"/>
          <w:left w:val="nil"/>
          <w:bottom w:val="nil"/>
          <w:right w:val="nil"/>
          <w:between w:val="nil"/>
        </w:pBdr>
        <w:spacing w:line="379" w:lineRule="auto"/>
        <w:ind w:right="18" w:firstLine="960"/>
        <w:jc w:val="both"/>
        <w:rPr>
          <w:color w:val="000000"/>
          <w:sz w:val="24"/>
          <w:szCs w:val="24"/>
        </w:rPr>
      </w:pPr>
      <w:r>
        <w:rPr>
          <w:color w:val="333333"/>
          <w:sz w:val="24"/>
          <w:szCs w:val="24"/>
        </w:rPr>
        <w:t xml:space="preserve">Modern business decision models are often very complicated due to a deluge of </w:t>
      </w:r>
      <w:r>
        <w:rPr>
          <w:color w:val="333333"/>
          <w:sz w:val="24"/>
          <w:szCs w:val="24"/>
        </w:rPr>
        <w:lastRenderedPageBreak/>
        <w:t>information. Evaluation and diagnostics of such decision models is extremely challenging due to many factors, incl</w:t>
      </w:r>
      <w:r>
        <w:rPr>
          <w:color w:val="333333"/>
          <w:sz w:val="24"/>
          <w:szCs w:val="24"/>
        </w:rPr>
        <w:t>uding the complexity and volume of data. In addition, since there is no ideal data sample to construct a control group for comparison studies, performance evaluation and diagnostics of business actions can easily be distorted by selection bias. In this pap</w:t>
      </w:r>
      <w:r>
        <w:rPr>
          <w:color w:val="333333"/>
          <w:sz w:val="24"/>
          <w:szCs w:val="24"/>
        </w:rPr>
        <w:t>er, we design a framework to analyze this sample bias issue under a practical business scenario. In particular, we focus on: a) identification of the key factors which drive selection bias during the business decision; b) evaluation of the performance of b</w:t>
      </w:r>
      <w:r>
        <w:rPr>
          <w:color w:val="333333"/>
          <w:sz w:val="24"/>
          <w:szCs w:val="24"/>
        </w:rPr>
        <w:t>usiness actions with consideration of the identified selection bias. We evaluate baseline analytics tools on the worldwide sales-force data of a large global corporation and clearly demonstrate that the selection bias issue makes the</w:t>
      </w:r>
      <w:r>
        <w:rPr>
          <w:color w:val="000000"/>
          <w:sz w:val="24"/>
          <w:szCs w:val="24"/>
        </w:rPr>
        <w:t xml:space="preserve"> </w:t>
      </w:r>
      <w:r>
        <w:rPr>
          <w:color w:val="333333"/>
          <w:sz w:val="24"/>
          <w:szCs w:val="24"/>
        </w:rPr>
        <w:t xml:space="preserve">usual evaluation very </w:t>
      </w:r>
      <w:r>
        <w:rPr>
          <w:color w:val="333333"/>
          <w:sz w:val="24"/>
          <w:szCs w:val="24"/>
        </w:rPr>
        <w:t>unstable and not trustable. However, by removing such detected sample bias, our framework can generate reasonable diagnostics results across different dimensions. The implemented analysis tool was applied to a worldwide business opportunity dataset of a mu</w:t>
      </w:r>
      <w:r>
        <w:rPr>
          <w:color w:val="333333"/>
          <w:sz w:val="24"/>
          <w:szCs w:val="24"/>
        </w:rPr>
        <w:t>ltinational Fortune 500 corporation; the analytics results clearly show the significance of such a bias detection-based evaluation framework for sales-force optimization. [14]</w:t>
      </w:r>
    </w:p>
    <w:p w:rsidR="0018576C" w:rsidRDefault="0018576C">
      <w:pPr>
        <w:pBdr>
          <w:top w:val="nil"/>
          <w:left w:val="nil"/>
          <w:bottom w:val="nil"/>
          <w:right w:val="nil"/>
          <w:between w:val="nil"/>
        </w:pBdr>
        <w:ind w:right="18"/>
        <w:rPr>
          <w:color w:val="000000"/>
          <w:sz w:val="23"/>
          <w:szCs w:val="23"/>
        </w:rPr>
      </w:pPr>
    </w:p>
    <w:p w:rsidR="0018576C" w:rsidRDefault="00504F2B">
      <w:pPr>
        <w:pBdr>
          <w:top w:val="nil"/>
          <w:left w:val="nil"/>
          <w:bottom w:val="nil"/>
          <w:right w:val="nil"/>
          <w:between w:val="nil"/>
        </w:pBdr>
        <w:spacing w:line="379" w:lineRule="auto"/>
        <w:ind w:right="18" w:firstLine="960"/>
        <w:jc w:val="both"/>
        <w:rPr>
          <w:color w:val="000000"/>
          <w:sz w:val="24"/>
          <w:szCs w:val="24"/>
        </w:rPr>
        <w:sectPr w:rsidR="0018576C">
          <w:pgSz w:w="12240" w:h="15840"/>
          <w:pgMar w:top="1418" w:right="1418" w:bottom="1418" w:left="1985" w:header="0" w:footer="809" w:gutter="0"/>
          <w:cols w:space="720"/>
        </w:sectPr>
      </w:pPr>
      <w:r>
        <w:rPr>
          <w:color w:val="333333"/>
          <w:sz w:val="24"/>
          <w:szCs w:val="24"/>
        </w:rPr>
        <w:t>Estimating generalizable relationships between actions and results</w:t>
      </w:r>
      <w:r>
        <w:rPr>
          <w:color w:val="333333"/>
          <w:sz w:val="24"/>
          <w:szCs w:val="24"/>
        </w:rPr>
        <w:t xml:space="preserve"> from historical samples, especially when there is a level of noise or randomness in that signal, is an important problem to address before making decisions on actions to take. Many business analytics problems require the optimal assignment of limited reso</w:t>
      </w:r>
      <w:r>
        <w:rPr>
          <w:color w:val="333333"/>
          <w:sz w:val="24"/>
          <w:szCs w:val="24"/>
        </w:rPr>
        <w:t xml:space="preserve">urces to actions and activities to maximize some result or objective such as profit. We present a novel approach to solving this class of analytics problems by modeling the relationship between resource effort and expected return as a dose-response signal </w:t>
      </w:r>
      <w:r>
        <w:rPr>
          <w:color w:val="333333"/>
          <w:sz w:val="24"/>
          <w:szCs w:val="24"/>
        </w:rPr>
        <w:t>and formulating its causal estimation as one of kernel regression. The estimated expected value and variance of the result are then used to optimize resource allocation so as to maximize expected response while minimizing the risk around response subject t</w:t>
      </w:r>
      <w:r>
        <w:rPr>
          <w:color w:val="333333"/>
          <w:sz w:val="24"/>
          <w:szCs w:val="24"/>
        </w:rPr>
        <w:t>o business constraints. We apply this approach to the task of optimally assigning salespeople to enterprise clients using real-world data, and show that profit can be substantially increased with fewer salespeople and reduced risk. [15]</w:t>
      </w:r>
    </w:p>
    <w:p w:rsidR="0018576C" w:rsidRDefault="00504F2B">
      <w:pPr>
        <w:spacing w:before="68"/>
        <w:ind w:right="18"/>
        <w:jc w:val="center"/>
        <w:rPr>
          <w:b/>
          <w:sz w:val="32"/>
          <w:szCs w:val="32"/>
        </w:rPr>
      </w:pPr>
      <w:r>
        <w:rPr>
          <w:b/>
          <w:color w:val="3A3A3A"/>
          <w:sz w:val="32"/>
          <w:szCs w:val="32"/>
        </w:rPr>
        <w:lastRenderedPageBreak/>
        <w:t>CHAPTER 6</w:t>
      </w:r>
    </w:p>
    <w:p w:rsidR="0018576C" w:rsidRDefault="0018576C">
      <w:pPr>
        <w:pBdr>
          <w:top w:val="nil"/>
          <w:left w:val="nil"/>
          <w:bottom w:val="nil"/>
          <w:right w:val="nil"/>
          <w:between w:val="nil"/>
        </w:pBdr>
        <w:spacing w:before="9"/>
        <w:ind w:right="18"/>
        <w:rPr>
          <w:b/>
          <w:color w:val="000000"/>
          <w:sz w:val="24"/>
          <w:szCs w:val="24"/>
        </w:rPr>
      </w:pPr>
    </w:p>
    <w:p w:rsidR="0018576C" w:rsidRDefault="0018576C">
      <w:pPr>
        <w:pBdr>
          <w:top w:val="nil"/>
          <w:left w:val="nil"/>
          <w:bottom w:val="nil"/>
          <w:right w:val="nil"/>
          <w:between w:val="nil"/>
        </w:pBdr>
        <w:spacing w:before="9"/>
        <w:ind w:right="18"/>
        <w:rPr>
          <w:b/>
          <w:color w:val="000000"/>
          <w:sz w:val="24"/>
          <w:szCs w:val="24"/>
        </w:rPr>
      </w:pPr>
    </w:p>
    <w:p w:rsidR="0018576C" w:rsidRDefault="00504F2B">
      <w:pPr>
        <w:spacing w:before="1"/>
        <w:ind w:right="18"/>
        <w:jc w:val="center"/>
        <w:rPr>
          <w:b/>
          <w:sz w:val="28"/>
          <w:szCs w:val="28"/>
        </w:rPr>
      </w:pPr>
      <w:r>
        <w:rPr>
          <w:b/>
          <w:sz w:val="28"/>
          <w:szCs w:val="28"/>
        </w:rPr>
        <w:t>CREATE OBJECTS, VALIDATIONS AND TRIGGERS</w:t>
      </w: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504F2B">
      <w:pPr>
        <w:numPr>
          <w:ilvl w:val="1"/>
          <w:numId w:val="39"/>
        </w:numPr>
        <w:pBdr>
          <w:top w:val="nil"/>
          <w:left w:val="nil"/>
          <w:bottom w:val="nil"/>
          <w:right w:val="nil"/>
          <w:between w:val="nil"/>
        </w:pBdr>
        <w:tabs>
          <w:tab w:val="left" w:pos="1240"/>
        </w:tabs>
        <w:spacing w:before="161"/>
        <w:ind w:right="18"/>
        <w:rPr>
          <w:b/>
          <w:color w:val="3A3A3A"/>
          <w:sz w:val="28"/>
          <w:szCs w:val="28"/>
        </w:rPr>
      </w:pPr>
      <w:r>
        <w:rPr>
          <w:b/>
          <w:color w:val="3A3A3A"/>
          <w:sz w:val="28"/>
          <w:szCs w:val="28"/>
        </w:rPr>
        <w:t>Creating a Salesforce Custom Object</w:t>
      </w:r>
    </w:p>
    <w:p w:rsidR="0018576C" w:rsidRDefault="0018576C">
      <w:pPr>
        <w:pBdr>
          <w:top w:val="nil"/>
          <w:left w:val="nil"/>
          <w:bottom w:val="nil"/>
          <w:right w:val="nil"/>
          <w:between w:val="nil"/>
        </w:pBdr>
        <w:spacing w:before="6"/>
        <w:ind w:right="18"/>
        <w:rPr>
          <w:b/>
          <w:color w:val="000000"/>
          <w:sz w:val="28"/>
          <w:szCs w:val="28"/>
        </w:rPr>
      </w:pPr>
    </w:p>
    <w:p w:rsidR="0018576C" w:rsidRDefault="00504F2B">
      <w:pPr>
        <w:numPr>
          <w:ilvl w:val="0"/>
          <w:numId w:val="12"/>
        </w:numPr>
        <w:pBdr>
          <w:top w:val="nil"/>
          <w:left w:val="nil"/>
          <w:bottom w:val="nil"/>
          <w:right w:val="nil"/>
          <w:between w:val="nil"/>
        </w:pBdr>
        <w:tabs>
          <w:tab w:val="left" w:pos="1419"/>
          <w:tab w:val="left" w:pos="1420"/>
        </w:tabs>
        <w:spacing w:line="391" w:lineRule="auto"/>
        <w:ind w:right="18"/>
        <w:rPr>
          <w:rFonts w:ascii="Arial MT" w:eastAsia="Arial MT" w:hAnsi="Arial MT" w:cs="Arial MT"/>
          <w:color w:val="3A3A3A"/>
          <w:sz w:val="24"/>
          <w:szCs w:val="24"/>
        </w:rPr>
      </w:pPr>
      <w:r>
        <w:rPr>
          <w:color w:val="3A3A3A"/>
          <w:sz w:val="24"/>
          <w:szCs w:val="24"/>
        </w:rPr>
        <w:t>First, follow this path: Setup &gt; Build &gt; Create &gt; Objects &gt; on the screen, click on the new custom object button &gt; enter label name, plural label, and object name &gt;</w:t>
      </w:r>
      <w:r>
        <w:rPr>
          <w:color w:val="3A3A3A"/>
          <w:sz w:val="24"/>
          <w:szCs w:val="24"/>
        </w:rPr>
        <w:t xml:space="preserve"> enter record name as a data type.</w:t>
      </w:r>
    </w:p>
    <w:p w:rsidR="0018576C" w:rsidRDefault="00504F2B">
      <w:pPr>
        <w:numPr>
          <w:ilvl w:val="0"/>
          <w:numId w:val="12"/>
        </w:numPr>
        <w:pBdr>
          <w:top w:val="nil"/>
          <w:left w:val="nil"/>
          <w:bottom w:val="nil"/>
          <w:right w:val="nil"/>
          <w:between w:val="nil"/>
        </w:pBdr>
        <w:tabs>
          <w:tab w:val="left" w:pos="1419"/>
          <w:tab w:val="left" w:pos="1420"/>
        </w:tabs>
        <w:spacing w:line="276" w:lineRule="auto"/>
        <w:ind w:right="18"/>
        <w:rPr>
          <w:rFonts w:ascii="Arial MT" w:eastAsia="Arial MT" w:hAnsi="Arial MT" w:cs="Arial MT"/>
          <w:color w:val="3A3A3A"/>
          <w:sz w:val="24"/>
          <w:szCs w:val="24"/>
        </w:rPr>
      </w:pPr>
      <w:r>
        <w:rPr>
          <w:color w:val="3A3A3A"/>
          <w:sz w:val="24"/>
          <w:szCs w:val="24"/>
        </w:rPr>
        <w:t>To create a record name, first, consider the two data types:</w:t>
      </w:r>
    </w:p>
    <w:p w:rsidR="0018576C" w:rsidRDefault="0018576C">
      <w:pPr>
        <w:pBdr>
          <w:top w:val="nil"/>
          <w:left w:val="nil"/>
          <w:bottom w:val="nil"/>
          <w:right w:val="nil"/>
          <w:between w:val="nil"/>
        </w:pBdr>
        <w:tabs>
          <w:tab w:val="left" w:pos="1419"/>
          <w:tab w:val="left" w:pos="1420"/>
        </w:tabs>
        <w:spacing w:line="276" w:lineRule="auto"/>
        <w:ind w:right="18"/>
        <w:rPr>
          <w:color w:val="000000"/>
          <w:sz w:val="24"/>
          <w:szCs w:val="24"/>
        </w:rPr>
      </w:pPr>
    </w:p>
    <w:p w:rsidR="0018576C" w:rsidRDefault="00504F2B">
      <w:pPr>
        <w:numPr>
          <w:ilvl w:val="0"/>
          <w:numId w:val="12"/>
        </w:numPr>
        <w:pBdr>
          <w:top w:val="nil"/>
          <w:left w:val="nil"/>
          <w:bottom w:val="nil"/>
          <w:right w:val="nil"/>
          <w:between w:val="nil"/>
        </w:pBdr>
        <w:tabs>
          <w:tab w:val="left" w:pos="1419"/>
          <w:tab w:val="left" w:pos="1420"/>
        </w:tabs>
        <w:spacing w:before="158" w:line="276" w:lineRule="auto"/>
        <w:ind w:right="18"/>
        <w:rPr>
          <w:color w:val="000000"/>
          <w:sz w:val="24"/>
          <w:szCs w:val="24"/>
        </w:rPr>
      </w:pPr>
      <w:r>
        <w:rPr>
          <w:color w:val="3A3A3A"/>
          <w:sz w:val="24"/>
          <w:szCs w:val="24"/>
        </w:rPr>
        <w:t>Text</w:t>
      </w:r>
    </w:p>
    <w:p w:rsidR="0018576C" w:rsidRDefault="0018576C">
      <w:pPr>
        <w:pBdr>
          <w:top w:val="nil"/>
          <w:left w:val="nil"/>
          <w:bottom w:val="nil"/>
          <w:right w:val="nil"/>
          <w:between w:val="nil"/>
        </w:pBdr>
        <w:tabs>
          <w:tab w:val="left" w:pos="1419"/>
          <w:tab w:val="left" w:pos="1420"/>
        </w:tabs>
        <w:spacing w:line="391" w:lineRule="auto"/>
        <w:ind w:right="18"/>
        <w:rPr>
          <w:color w:val="000000"/>
          <w:sz w:val="24"/>
          <w:szCs w:val="24"/>
        </w:rPr>
      </w:pPr>
    </w:p>
    <w:p w:rsidR="0018576C" w:rsidRDefault="00504F2B">
      <w:pPr>
        <w:numPr>
          <w:ilvl w:val="0"/>
          <w:numId w:val="12"/>
        </w:numPr>
        <w:pBdr>
          <w:top w:val="nil"/>
          <w:left w:val="nil"/>
          <w:bottom w:val="nil"/>
          <w:right w:val="nil"/>
          <w:between w:val="nil"/>
        </w:pBdr>
        <w:tabs>
          <w:tab w:val="left" w:pos="1419"/>
          <w:tab w:val="left" w:pos="1420"/>
        </w:tabs>
        <w:spacing w:line="391" w:lineRule="auto"/>
        <w:ind w:right="18"/>
        <w:rPr>
          <w:color w:val="000000"/>
          <w:sz w:val="24"/>
          <w:szCs w:val="24"/>
        </w:rPr>
      </w:pPr>
      <w:r>
        <w:rPr>
          <w:color w:val="3A3A3A"/>
          <w:sz w:val="24"/>
          <w:szCs w:val="24"/>
        </w:rPr>
        <w:t>Auto-number</w:t>
      </w:r>
    </w:p>
    <w:p w:rsidR="0018576C" w:rsidRDefault="0018576C">
      <w:pPr>
        <w:pBdr>
          <w:top w:val="nil"/>
          <w:left w:val="nil"/>
          <w:bottom w:val="nil"/>
          <w:right w:val="nil"/>
          <w:between w:val="nil"/>
        </w:pBdr>
        <w:spacing w:before="5"/>
        <w:ind w:right="18"/>
        <w:rPr>
          <w:color w:val="000000"/>
          <w:sz w:val="29"/>
          <w:szCs w:val="29"/>
        </w:rPr>
      </w:pPr>
    </w:p>
    <w:p w:rsidR="0018576C" w:rsidRDefault="00504F2B">
      <w:pPr>
        <w:pBdr>
          <w:top w:val="nil"/>
          <w:left w:val="nil"/>
          <w:bottom w:val="nil"/>
          <w:right w:val="nil"/>
          <w:between w:val="nil"/>
        </w:pBdr>
        <w:ind w:right="18"/>
        <w:rPr>
          <w:color w:val="000000"/>
          <w:sz w:val="24"/>
          <w:szCs w:val="24"/>
        </w:rPr>
      </w:pPr>
      <w:r>
        <w:rPr>
          <w:color w:val="3A3A3A"/>
          <w:sz w:val="24"/>
          <w:szCs w:val="24"/>
        </w:rPr>
        <w:t>You also have some optional features while creating objects:</w:t>
      </w:r>
    </w:p>
    <w:p w:rsidR="0018576C" w:rsidRDefault="0018576C">
      <w:pPr>
        <w:pBdr>
          <w:top w:val="nil"/>
          <w:left w:val="nil"/>
          <w:bottom w:val="nil"/>
          <w:right w:val="nil"/>
          <w:between w:val="nil"/>
        </w:pBdr>
        <w:ind w:right="18"/>
        <w:rPr>
          <w:color w:val="000000"/>
          <w:sz w:val="26"/>
          <w:szCs w:val="26"/>
        </w:rPr>
      </w:pPr>
    </w:p>
    <w:p w:rsidR="0018576C" w:rsidRDefault="00504F2B">
      <w:pPr>
        <w:numPr>
          <w:ilvl w:val="0"/>
          <w:numId w:val="6"/>
        </w:numPr>
        <w:pBdr>
          <w:top w:val="nil"/>
          <w:left w:val="nil"/>
          <w:bottom w:val="nil"/>
          <w:right w:val="nil"/>
          <w:between w:val="nil"/>
        </w:pBdr>
        <w:tabs>
          <w:tab w:val="left" w:pos="1419"/>
          <w:tab w:val="left" w:pos="1420"/>
        </w:tabs>
        <w:spacing w:before="204" w:line="376" w:lineRule="auto"/>
        <w:ind w:right="18"/>
        <w:rPr>
          <w:rFonts w:ascii="Arial MT" w:eastAsia="Arial MT" w:hAnsi="Arial MT" w:cs="Arial MT"/>
          <w:color w:val="3A3A3A"/>
          <w:sz w:val="24"/>
          <w:szCs w:val="24"/>
        </w:rPr>
      </w:pPr>
      <w:r>
        <w:rPr>
          <w:color w:val="3A3A3A"/>
          <w:sz w:val="24"/>
          <w:szCs w:val="24"/>
        </w:rPr>
        <w:t>Allow reports: If you tick off this checkbox, then only these objects will be available to make reports.</w:t>
      </w:r>
    </w:p>
    <w:p w:rsidR="0018576C" w:rsidRDefault="00504F2B">
      <w:pPr>
        <w:numPr>
          <w:ilvl w:val="0"/>
          <w:numId w:val="6"/>
        </w:numPr>
        <w:pBdr>
          <w:top w:val="nil"/>
          <w:left w:val="nil"/>
          <w:bottom w:val="nil"/>
          <w:right w:val="nil"/>
          <w:between w:val="nil"/>
        </w:pBdr>
        <w:tabs>
          <w:tab w:val="left" w:pos="1419"/>
          <w:tab w:val="left" w:pos="1420"/>
        </w:tabs>
        <w:spacing w:before="18"/>
        <w:ind w:right="18"/>
        <w:rPr>
          <w:rFonts w:ascii="Arial MT" w:eastAsia="Arial MT" w:hAnsi="Arial MT" w:cs="Arial MT"/>
          <w:color w:val="3A3A3A"/>
          <w:sz w:val="24"/>
          <w:szCs w:val="24"/>
        </w:rPr>
      </w:pPr>
      <w:r>
        <w:rPr>
          <w:color w:val="3A3A3A"/>
          <w:sz w:val="24"/>
          <w:szCs w:val="24"/>
        </w:rPr>
        <w:t>Allow activities: If you tick off this checkbox, then you are able to make activities on this object.</w:t>
      </w:r>
    </w:p>
    <w:p w:rsidR="0018576C" w:rsidRDefault="00504F2B">
      <w:pPr>
        <w:numPr>
          <w:ilvl w:val="0"/>
          <w:numId w:val="6"/>
        </w:numPr>
        <w:pBdr>
          <w:top w:val="nil"/>
          <w:left w:val="nil"/>
          <w:bottom w:val="nil"/>
          <w:right w:val="nil"/>
          <w:between w:val="nil"/>
        </w:pBdr>
        <w:tabs>
          <w:tab w:val="left" w:pos="1419"/>
          <w:tab w:val="left" w:pos="1420"/>
        </w:tabs>
        <w:spacing w:before="173" w:line="391" w:lineRule="auto"/>
        <w:ind w:right="18"/>
        <w:rPr>
          <w:rFonts w:ascii="Arial MT" w:eastAsia="Arial MT" w:hAnsi="Arial MT" w:cs="Arial MT"/>
          <w:color w:val="3A3A3A"/>
          <w:sz w:val="24"/>
          <w:szCs w:val="24"/>
        </w:rPr>
      </w:pPr>
      <w:r>
        <w:rPr>
          <w:color w:val="3A3A3A"/>
          <w:sz w:val="24"/>
          <w:szCs w:val="24"/>
        </w:rPr>
        <w:t>Track field history: When you tick off this check</w:t>
      </w:r>
      <w:r>
        <w:rPr>
          <w:color w:val="3A3A3A"/>
          <w:sz w:val="24"/>
          <w:szCs w:val="24"/>
        </w:rPr>
        <w:t>box, then you can merely track fields. You can track up to 20 fields for a single object.</w:t>
      </w:r>
    </w:p>
    <w:p w:rsidR="0018576C" w:rsidRDefault="00504F2B">
      <w:pPr>
        <w:pBdr>
          <w:top w:val="nil"/>
          <w:left w:val="nil"/>
          <w:bottom w:val="nil"/>
          <w:right w:val="nil"/>
          <w:between w:val="nil"/>
        </w:pBdr>
        <w:spacing w:before="165"/>
        <w:ind w:right="18"/>
        <w:rPr>
          <w:color w:val="000000"/>
          <w:sz w:val="24"/>
          <w:szCs w:val="24"/>
        </w:rPr>
      </w:pPr>
      <w:r>
        <w:rPr>
          <w:color w:val="3A3A3A"/>
          <w:sz w:val="24"/>
          <w:szCs w:val="24"/>
        </w:rPr>
        <w:t>Now, you have the following deployment modes:</w:t>
      </w:r>
    </w:p>
    <w:p w:rsidR="0018576C" w:rsidRDefault="0018576C">
      <w:pPr>
        <w:pBdr>
          <w:top w:val="nil"/>
          <w:left w:val="nil"/>
          <w:bottom w:val="nil"/>
          <w:right w:val="nil"/>
          <w:between w:val="nil"/>
        </w:pBdr>
        <w:ind w:right="18"/>
        <w:rPr>
          <w:color w:val="000000"/>
          <w:sz w:val="26"/>
          <w:szCs w:val="26"/>
        </w:rPr>
      </w:pPr>
    </w:p>
    <w:p w:rsidR="0018576C" w:rsidRDefault="00504F2B">
      <w:pPr>
        <w:numPr>
          <w:ilvl w:val="0"/>
          <w:numId w:val="10"/>
        </w:numPr>
        <w:pBdr>
          <w:top w:val="nil"/>
          <w:left w:val="nil"/>
          <w:bottom w:val="nil"/>
          <w:right w:val="nil"/>
          <w:between w:val="nil"/>
        </w:pBdr>
        <w:tabs>
          <w:tab w:val="left" w:pos="1419"/>
          <w:tab w:val="left" w:pos="1420"/>
        </w:tabs>
        <w:spacing w:before="204" w:line="376" w:lineRule="auto"/>
        <w:ind w:right="18"/>
        <w:rPr>
          <w:rFonts w:ascii="Arial MT" w:eastAsia="Arial MT" w:hAnsi="Arial MT" w:cs="Arial MT"/>
          <w:color w:val="3A3A3A"/>
          <w:sz w:val="24"/>
          <w:szCs w:val="24"/>
        </w:rPr>
      </w:pPr>
      <w:r>
        <w:rPr>
          <w:color w:val="3A3A3A"/>
          <w:sz w:val="24"/>
          <w:szCs w:val="24"/>
        </w:rPr>
        <w:t>In development: If you opt for this, then this object will remain in the development mode. It will not be present for deployment.</w:t>
      </w:r>
    </w:p>
    <w:p w:rsidR="0018576C" w:rsidRDefault="00504F2B">
      <w:pPr>
        <w:numPr>
          <w:ilvl w:val="0"/>
          <w:numId w:val="10"/>
        </w:numPr>
        <w:pBdr>
          <w:top w:val="nil"/>
          <w:left w:val="nil"/>
          <w:bottom w:val="nil"/>
          <w:right w:val="nil"/>
          <w:between w:val="nil"/>
        </w:pBdr>
        <w:tabs>
          <w:tab w:val="left" w:pos="1419"/>
          <w:tab w:val="left" w:pos="1420"/>
        </w:tabs>
        <w:spacing w:before="17"/>
        <w:ind w:right="18"/>
        <w:rPr>
          <w:rFonts w:ascii="Arial MT" w:eastAsia="Arial MT" w:hAnsi="Arial MT" w:cs="Arial MT"/>
          <w:color w:val="3A3A3A"/>
          <w:sz w:val="24"/>
          <w:szCs w:val="24"/>
        </w:rPr>
      </w:pPr>
      <w:r>
        <w:rPr>
          <w:color w:val="3A3A3A"/>
          <w:sz w:val="24"/>
          <w:szCs w:val="24"/>
        </w:rPr>
        <w:t>Deployed: When you opt for this, the object will be available for deployment.</w:t>
      </w:r>
    </w:p>
    <w:p w:rsidR="0018576C" w:rsidRDefault="0018576C">
      <w:pPr>
        <w:pBdr>
          <w:top w:val="nil"/>
          <w:left w:val="nil"/>
          <w:bottom w:val="nil"/>
          <w:right w:val="nil"/>
          <w:between w:val="nil"/>
        </w:pBdr>
        <w:spacing w:before="6"/>
        <w:ind w:right="18"/>
        <w:rPr>
          <w:color w:val="000000"/>
          <w:sz w:val="29"/>
          <w:szCs w:val="29"/>
        </w:rPr>
      </w:pPr>
    </w:p>
    <w:p w:rsidR="0018576C" w:rsidRDefault="00504F2B">
      <w:pPr>
        <w:pBdr>
          <w:top w:val="nil"/>
          <w:left w:val="nil"/>
          <w:bottom w:val="nil"/>
          <w:right w:val="nil"/>
          <w:between w:val="nil"/>
        </w:pBdr>
        <w:ind w:right="18"/>
        <w:rPr>
          <w:color w:val="000000"/>
          <w:sz w:val="24"/>
          <w:szCs w:val="24"/>
        </w:rPr>
      </w:pPr>
      <w:r>
        <w:rPr>
          <w:color w:val="3A3A3A"/>
          <w:sz w:val="24"/>
          <w:szCs w:val="24"/>
        </w:rPr>
        <w:t>The following options are available only when you are creating a custom object for the first time:</w:t>
      </w:r>
    </w:p>
    <w:p w:rsidR="0018576C" w:rsidRDefault="0018576C">
      <w:pPr>
        <w:pBdr>
          <w:top w:val="nil"/>
          <w:left w:val="nil"/>
          <w:bottom w:val="nil"/>
          <w:right w:val="nil"/>
          <w:between w:val="nil"/>
        </w:pBdr>
        <w:ind w:right="18"/>
        <w:rPr>
          <w:color w:val="000000"/>
          <w:sz w:val="26"/>
          <w:szCs w:val="26"/>
        </w:rPr>
      </w:pPr>
    </w:p>
    <w:p w:rsidR="0018576C" w:rsidRDefault="00504F2B">
      <w:pPr>
        <w:numPr>
          <w:ilvl w:val="0"/>
          <w:numId w:val="13"/>
        </w:numPr>
        <w:pBdr>
          <w:top w:val="nil"/>
          <w:left w:val="nil"/>
          <w:bottom w:val="nil"/>
          <w:right w:val="nil"/>
          <w:between w:val="nil"/>
        </w:pBdr>
        <w:tabs>
          <w:tab w:val="left" w:pos="1419"/>
          <w:tab w:val="left" w:pos="1420"/>
        </w:tabs>
        <w:spacing w:before="204"/>
        <w:ind w:right="18"/>
        <w:rPr>
          <w:rFonts w:ascii="Arial MT" w:eastAsia="Arial MT" w:hAnsi="Arial MT" w:cs="Arial MT"/>
          <w:color w:val="3A3A3A"/>
          <w:sz w:val="24"/>
          <w:szCs w:val="24"/>
        </w:rPr>
      </w:pPr>
      <w:r>
        <w:rPr>
          <w:color w:val="3A3A3A"/>
          <w:sz w:val="24"/>
          <w:szCs w:val="24"/>
        </w:rPr>
        <w:t>Add notes and attachments related list</w:t>
      </w:r>
    </w:p>
    <w:p w:rsidR="0018576C" w:rsidRDefault="00504F2B">
      <w:pPr>
        <w:numPr>
          <w:ilvl w:val="0"/>
          <w:numId w:val="13"/>
        </w:numPr>
        <w:pBdr>
          <w:top w:val="nil"/>
          <w:left w:val="nil"/>
          <w:bottom w:val="nil"/>
          <w:right w:val="nil"/>
          <w:between w:val="nil"/>
        </w:pBdr>
        <w:tabs>
          <w:tab w:val="left" w:pos="1419"/>
          <w:tab w:val="left" w:pos="1420"/>
        </w:tabs>
        <w:spacing w:before="158" w:line="532" w:lineRule="auto"/>
        <w:ind w:right="18"/>
        <w:rPr>
          <w:rFonts w:ascii="Arial MT" w:eastAsia="Arial MT" w:hAnsi="Arial MT" w:cs="Arial MT"/>
          <w:color w:val="3A3A3A"/>
          <w:sz w:val="24"/>
          <w:szCs w:val="24"/>
        </w:rPr>
      </w:pPr>
      <w:r>
        <w:rPr>
          <w:color w:val="3A3A3A"/>
          <w:sz w:val="24"/>
          <w:szCs w:val="24"/>
        </w:rPr>
        <w:t xml:space="preserve">Launch a new custom tab wizard after saving this custom object </w:t>
      </w:r>
      <w:proofErr w:type="gramStart"/>
      <w:r>
        <w:rPr>
          <w:color w:val="3A3A3A"/>
          <w:sz w:val="24"/>
          <w:szCs w:val="24"/>
        </w:rPr>
        <w:t>After</w:t>
      </w:r>
      <w:proofErr w:type="gramEnd"/>
      <w:r>
        <w:rPr>
          <w:color w:val="3A3A3A"/>
          <w:sz w:val="24"/>
          <w:szCs w:val="24"/>
        </w:rPr>
        <w:t xml:space="preserve"> completing all these settings, press the Save button.</w:t>
      </w:r>
    </w:p>
    <w:p w:rsidR="0018576C" w:rsidRDefault="00504F2B">
      <w:pPr>
        <w:pBdr>
          <w:top w:val="nil"/>
          <w:left w:val="nil"/>
          <w:bottom w:val="nil"/>
          <w:right w:val="nil"/>
          <w:between w:val="nil"/>
        </w:pBdr>
        <w:spacing w:before="4" w:line="391" w:lineRule="auto"/>
        <w:ind w:right="18"/>
        <w:rPr>
          <w:color w:val="000000"/>
          <w:sz w:val="24"/>
          <w:szCs w:val="24"/>
        </w:rPr>
      </w:pPr>
      <w:r>
        <w:rPr>
          <w:color w:val="3A3A3A"/>
          <w:sz w:val="24"/>
          <w:szCs w:val="24"/>
        </w:rPr>
        <w:t>If you do not select ‘Launch new custom tab wizard’ from the object creation page, then the object would be saved without the tab app</w:t>
      </w:r>
      <w:r>
        <w:rPr>
          <w:color w:val="3A3A3A"/>
          <w:sz w:val="24"/>
          <w:szCs w:val="24"/>
        </w:rPr>
        <w:t>earance. In such a case, first, you need to make a tab for this object. On the</w:t>
      </w:r>
      <w:r>
        <w:rPr>
          <w:color w:val="000000"/>
          <w:sz w:val="24"/>
          <w:szCs w:val="24"/>
        </w:rPr>
        <w:t xml:space="preserve"> </w:t>
      </w:r>
      <w:r>
        <w:rPr>
          <w:color w:val="3A3A3A"/>
          <w:sz w:val="24"/>
          <w:szCs w:val="24"/>
        </w:rPr>
        <w:t>other hand, if you select this option, the object would be saved, along with a tab would be created, which will be visible to you.</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504F2B">
      <w:pPr>
        <w:tabs>
          <w:tab w:val="left" w:pos="644"/>
        </w:tabs>
        <w:spacing w:before="190"/>
        <w:ind w:left="644" w:right="18" w:hanging="928"/>
        <w:rPr>
          <w:b/>
          <w:color w:val="333333"/>
          <w:sz w:val="28"/>
          <w:szCs w:val="28"/>
        </w:rPr>
      </w:pPr>
      <w:r>
        <w:rPr>
          <w:b/>
          <w:color w:val="333333"/>
          <w:sz w:val="28"/>
          <w:szCs w:val="28"/>
        </w:rPr>
        <w:t>6.2 Creating a Validation Rule</w:t>
      </w:r>
    </w:p>
    <w:p w:rsidR="0018576C" w:rsidRDefault="0018576C">
      <w:pPr>
        <w:pBdr>
          <w:top w:val="nil"/>
          <w:left w:val="nil"/>
          <w:bottom w:val="nil"/>
          <w:right w:val="nil"/>
          <w:between w:val="nil"/>
        </w:pBdr>
        <w:ind w:right="18"/>
        <w:rPr>
          <w:b/>
          <w:color w:val="000000"/>
          <w:sz w:val="39"/>
          <w:szCs w:val="39"/>
        </w:rPr>
      </w:pPr>
    </w:p>
    <w:p w:rsidR="0018576C" w:rsidRDefault="00504F2B">
      <w:pPr>
        <w:numPr>
          <w:ilvl w:val="0"/>
          <w:numId w:val="15"/>
        </w:numPr>
        <w:pBdr>
          <w:top w:val="nil"/>
          <w:left w:val="nil"/>
          <w:bottom w:val="nil"/>
          <w:right w:val="nil"/>
          <w:between w:val="nil"/>
        </w:pBdr>
        <w:tabs>
          <w:tab w:val="left" w:pos="1419"/>
          <w:tab w:val="left" w:pos="1420"/>
        </w:tabs>
        <w:spacing w:before="1"/>
        <w:ind w:right="18"/>
        <w:rPr>
          <w:rFonts w:ascii="Arial MT" w:eastAsia="Arial MT" w:hAnsi="Arial MT" w:cs="Arial MT"/>
          <w:color w:val="333333"/>
          <w:sz w:val="24"/>
          <w:szCs w:val="24"/>
        </w:rPr>
      </w:pPr>
      <w:r>
        <w:rPr>
          <w:color w:val="333333"/>
          <w:sz w:val="24"/>
          <w:szCs w:val="24"/>
        </w:rPr>
        <w:t>From Setup, go to Object Manager and click Account</w:t>
      </w:r>
    </w:p>
    <w:p w:rsidR="0018576C" w:rsidRDefault="00504F2B">
      <w:pPr>
        <w:numPr>
          <w:ilvl w:val="0"/>
          <w:numId w:val="15"/>
        </w:numPr>
        <w:pBdr>
          <w:top w:val="nil"/>
          <w:left w:val="nil"/>
          <w:bottom w:val="nil"/>
          <w:right w:val="nil"/>
          <w:between w:val="nil"/>
        </w:pBdr>
        <w:tabs>
          <w:tab w:val="left" w:pos="1419"/>
          <w:tab w:val="left" w:pos="1420"/>
        </w:tabs>
        <w:spacing w:before="157"/>
        <w:ind w:right="18"/>
        <w:rPr>
          <w:rFonts w:ascii="Arial MT" w:eastAsia="Arial MT" w:hAnsi="Arial MT" w:cs="Arial MT"/>
          <w:color w:val="333333"/>
          <w:sz w:val="24"/>
          <w:szCs w:val="24"/>
        </w:rPr>
      </w:pPr>
      <w:r>
        <w:rPr>
          <w:color w:val="333333"/>
          <w:sz w:val="24"/>
          <w:szCs w:val="24"/>
        </w:rPr>
        <w:t>In the left sidebar, click Validation Rules.</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Click New.</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Enter the following properties for your validation rule</w:t>
      </w:r>
    </w:p>
    <w:p w:rsidR="0018576C" w:rsidRDefault="00504F2B">
      <w:pPr>
        <w:numPr>
          <w:ilvl w:val="0"/>
          <w:numId w:val="15"/>
        </w:numPr>
        <w:pBdr>
          <w:top w:val="nil"/>
          <w:left w:val="nil"/>
          <w:bottom w:val="nil"/>
          <w:right w:val="nil"/>
          <w:between w:val="nil"/>
        </w:pBdr>
        <w:tabs>
          <w:tab w:val="left" w:pos="1479"/>
          <w:tab w:val="left" w:pos="1480"/>
        </w:tabs>
        <w:spacing w:before="158"/>
        <w:ind w:right="18"/>
        <w:rPr>
          <w:rFonts w:ascii="Arial MT" w:eastAsia="Arial MT" w:hAnsi="Arial MT" w:cs="Arial MT"/>
          <w:color w:val="333333"/>
          <w:sz w:val="24"/>
          <w:szCs w:val="24"/>
        </w:rPr>
      </w:pPr>
      <w:r>
        <w:rPr>
          <w:color w:val="333333"/>
          <w:sz w:val="24"/>
          <w:szCs w:val="24"/>
        </w:rPr>
        <w:t>Rule Name: Account_Number_8_Characters</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Error Condition Formula:</w:t>
      </w:r>
    </w:p>
    <w:p w:rsidR="0018576C" w:rsidRDefault="00504F2B">
      <w:pPr>
        <w:numPr>
          <w:ilvl w:val="0"/>
          <w:numId w:val="15"/>
        </w:numPr>
        <w:pBdr>
          <w:top w:val="nil"/>
          <w:left w:val="nil"/>
          <w:bottom w:val="nil"/>
          <w:right w:val="nil"/>
          <w:between w:val="nil"/>
        </w:pBdr>
        <w:tabs>
          <w:tab w:val="left" w:pos="1599"/>
          <w:tab w:val="left" w:pos="1600"/>
        </w:tabs>
        <w:spacing w:before="158"/>
        <w:ind w:right="18"/>
        <w:rPr>
          <w:rFonts w:ascii="Arial MT" w:eastAsia="Arial MT" w:hAnsi="Arial MT" w:cs="Arial MT"/>
          <w:color w:val="333333"/>
          <w:sz w:val="24"/>
          <w:szCs w:val="24"/>
        </w:rPr>
      </w:pPr>
      <w:r>
        <w:rPr>
          <w:color w:val="333333"/>
          <w:sz w:val="24"/>
          <w:szCs w:val="24"/>
        </w:rPr>
        <w:t>LEN( Account Number) != 8</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Error Message: Account number must be 8 characters long.</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To check your formula for errors, click Check Syntax.</w:t>
      </w:r>
    </w:p>
    <w:p w:rsidR="0018576C" w:rsidRDefault="00504F2B">
      <w:pPr>
        <w:numPr>
          <w:ilvl w:val="0"/>
          <w:numId w:val="15"/>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Click Save to finish.</w:t>
      </w:r>
    </w:p>
    <w:p w:rsidR="0018576C" w:rsidRDefault="0018576C">
      <w:pPr>
        <w:pBdr>
          <w:top w:val="nil"/>
          <w:left w:val="nil"/>
          <w:bottom w:val="nil"/>
          <w:right w:val="nil"/>
          <w:between w:val="nil"/>
        </w:pBdr>
        <w:ind w:right="18"/>
        <w:rPr>
          <w:color w:val="000000"/>
          <w:sz w:val="20"/>
          <w:szCs w:val="20"/>
        </w:rPr>
      </w:pPr>
    </w:p>
    <w:p w:rsidR="0018576C" w:rsidRDefault="00504F2B">
      <w:pPr>
        <w:pBdr>
          <w:top w:val="nil"/>
          <w:left w:val="nil"/>
          <w:bottom w:val="nil"/>
          <w:right w:val="nil"/>
          <w:between w:val="nil"/>
        </w:pBdr>
        <w:spacing w:before="5"/>
        <w:ind w:right="18"/>
        <w:rPr>
          <w:color w:val="000000"/>
          <w:sz w:val="16"/>
          <w:szCs w:val="16"/>
        </w:rPr>
      </w:pPr>
      <w:r>
        <w:rPr>
          <w:noProof/>
          <w:lang w:val="en-IN"/>
        </w:rPr>
        <mc:AlternateContent>
          <mc:Choice Requires="wpg">
            <w:drawing>
              <wp:anchor distT="0" distB="0" distL="114300" distR="114300" simplePos="0" relativeHeight="251661312" behindDoc="0" locked="0" layoutInCell="1" hidden="0" allowOverlap="1">
                <wp:simplePos x="0" y="0"/>
                <wp:positionH relativeFrom="column">
                  <wp:posOffset>4864100</wp:posOffset>
                </wp:positionH>
                <wp:positionV relativeFrom="paragraph">
                  <wp:posOffset>685800</wp:posOffset>
                </wp:positionV>
                <wp:extent cx="1178636" cy="625901"/>
                <wp:effectExtent l="0" t="0" r="0" b="0"/>
                <wp:wrapNone/>
                <wp:docPr id="468" name="Rectangle 468"/>
                <wp:cNvGraphicFramePr/>
                <a:graphic xmlns:a="http://schemas.openxmlformats.org/drawingml/2006/main">
                  <a:graphicData uri="http://schemas.microsoft.com/office/word/2010/wordprocessingShape">
                    <wps:wsp>
                      <wps:cNvSpPr/>
                      <wps:spPr>
                        <a:xfrm>
                          <a:off x="4769382" y="3479750"/>
                          <a:ext cx="1153236" cy="600501"/>
                        </a:xfrm>
                        <a:prstGeom prst="rect">
                          <a:avLst/>
                        </a:prstGeom>
                        <a:solidFill>
                          <a:schemeClr val="lt1"/>
                        </a:solidFill>
                        <a:ln w="25400" cap="flat" cmpd="sng">
                          <a:solidFill>
                            <a:schemeClr val="lt1"/>
                          </a:solidFill>
                          <a:prstDash val="solid"/>
                          <a:round/>
                          <a:headEnd type="none" w="sm" len="sm"/>
                          <a:tailEnd type="none" w="sm" len="sm"/>
                        </a:ln>
                      </wps:spPr>
                      <wps:txbx>
                        <w:txbxContent>
                          <w:p w:rsidR="0018576C" w:rsidRDefault="0018576C">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4864100</wp:posOffset>
                </wp:positionH>
                <wp:positionV relativeFrom="paragraph">
                  <wp:posOffset>685800</wp:posOffset>
                </wp:positionV>
                <wp:extent cx="1178636" cy="625901"/>
                <wp:effectExtent b="0" l="0" r="0" t="0"/>
                <wp:wrapNone/>
                <wp:docPr id="468"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1178636" cy="625901"/>
                        </a:xfrm>
                        <a:prstGeom prst="rect"/>
                        <a:ln/>
                      </pic:spPr>
                    </pic:pic>
                  </a:graphicData>
                </a:graphic>
              </wp:anchor>
            </w:drawing>
          </mc:Fallback>
        </mc:AlternateContent>
      </w:r>
      <w:r>
        <w:rPr>
          <w:noProof/>
          <w:lang w:val="en-IN"/>
        </w:rPr>
        <w:drawing>
          <wp:anchor distT="0" distB="0" distL="0" distR="0" simplePos="0" relativeHeight="251662336" behindDoc="0" locked="0" layoutInCell="1" hidden="0" allowOverlap="1">
            <wp:simplePos x="0" y="0"/>
            <wp:positionH relativeFrom="column">
              <wp:posOffset>-438911</wp:posOffset>
            </wp:positionH>
            <wp:positionV relativeFrom="paragraph">
              <wp:posOffset>115519</wp:posOffset>
            </wp:positionV>
            <wp:extent cx="5955208" cy="1221581"/>
            <wp:effectExtent l="0" t="0" r="0" b="0"/>
            <wp:wrapTopAndBottom distT="0" distB="0"/>
            <wp:docPr id="47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5955208" cy="1221581"/>
                    </a:xfrm>
                    <a:prstGeom prst="rect">
                      <a:avLst/>
                    </a:prstGeom>
                    <a:ln/>
                  </pic:spPr>
                </pic:pic>
              </a:graphicData>
            </a:graphic>
          </wp:anchor>
        </w:drawing>
      </w:r>
      <w:r>
        <w:rPr>
          <w:noProof/>
          <w:lang w:val="en-IN"/>
        </w:rPr>
        <mc:AlternateContent>
          <mc:Choice Requires="wpg">
            <w:drawing>
              <wp:anchor distT="0" distB="0" distL="114300" distR="114300" simplePos="0" relativeHeight="251663360" behindDoc="0" locked="0" layoutInCell="1" hidden="0" allowOverlap="1">
                <wp:simplePos x="0" y="0"/>
                <wp:positionH relativeFrom="column">
                  <wp:posOffset>3962400</wp:posOffset>
                </wp:positionH>
                <wp:positionV relativeFrom="paragraph">
                  <wp:posOffset>647700</wp:posOffset>
                </wp:positionV>
                <wp:extent cx="1225093" cy="662051"/>
                <wp:effectExtent l="0" t="0" r="0" b="0"/>
                <wp:wrapNone/>
                <wp:docPr id="464" name="Rectangle 464"/>
                <wp:cNvGraphicFramePr/>
                <a:graphic xmlns:a="http://schemas.openxmlformats.org/drawingml/2006/main">
                  <a:graphicData uri="http://schemas.microsoft.com/office/word/2010/wordprocessingShape">
                    <wps:wsp>
                      <wps:cNvSpPr/>
                      <wps:spPr>
                        <a:xfrm>
                          <a:off x="4746154" y="3461675"/>
                          <a:ext cx="1199693" cy="636651"/>
                        </a:xfrm>
                        <a:prstGeom prst="rect">
                          <a:avLst/>
                        </a:prstGeom>
                        <a:solidFill>
                          <a:schemeClr val="lt1"/>
                        </a:solidFill>
                        <a:ln w="25400" cap="flat" cmpd="sng">
                          <a:solidFill>
                            <a:schemeClr val="lt1"/>
                          </a:solidFill>
                          <a:prstDash val="solid"/>
                          <a:round/>
                          <a:headEnd type="none" w="sm" len="sm"/>
                          <a:tailEnd type="none" w="sm" len="sm"/>
                        </a:ln>
                      </wps:spPr>
                      <wps:txbx>
                        <w:txbxContent>
                          <w:p w:rsidR="0018576C" w:rsidRDefault="0018576C">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3962400</wp:posOffset>
                </wp:positionH>
                <wp:positionV relativeFrom="paragraph">
                  <wp:posOffset>647700</wp:posOffset>
                </wp:positionV>
                <wp:extent cx="1225093" cy="662051"/>
                <wp:effectExtent b="0" l="0" r="0" t="0"/>
                <wp:wrapNone/>
                <wp:docPr id="464"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1225093" cy="662051"/>
                        </a:xfrm>
                        <a:prstGeom prst="rect"/>
                        <a:ln/>
                      </pic:spPr>
                    </pic:pic>
                  </a:graphicData>
                </a:graphic>
              </wp:anchor>
            </w:drawing>
          </mc:Fallback>
        </mc:AlternateContent>
      </w:r>
    </w:p>
    <w:p w:rsidR="0018576C" w:rsidRDefault="00504F2B">
      <w:pPr>
        <w:pBdr>
          <w:top w:val="nil"/>
          <w:left w:val="nil"/>
          <w:bottom w:val="nil"/>
          <w:right w:val="nil"/>
          <w:between w:val="nil"/>
        </w:pBdr>
        <w:ind w:right="18"/>
        <w:jc w:val="center"/>
        <w:rPr>
          <w:color w:val="000000"/>
          <w:sz w:val="20"/>
          <w:szCs w:val="20"/>
        </w:rPr>
      </w:pPr>
      <w:r>
        <w:rPr>
          <w:color w:val="000000"/>
          <w:sz w:val="20"/>
          <w:szCs w:val="20"/>
        </w:rPr>
        <w:t>Fig 6.1 Validation Rule</w:t>
      </w:r>
    </w:p>
    <w:p w:rsidR="0018576C" w:rsidRDefault="0018576C">
      <w:pPr>
        <w:pBdr>
          <w:top w:val="nil"/>
          <w:left w:val="nil"/>
          <w:bottom w:val="nil"/>
          <w:right w:val="nil"/>
          <w:between w:val="nil"/>
        </w:pBdr>
        <w:ind w:right="18"/>
        <w:rPr>
          <w:color w:val="000000"/>
          <w:sz w:val="20"/>
          <w:szCs w:val="20"/>
        </w:rPr>
      </w:pPr>
    </w:p>
    <w:p w:rsidR="0018576C" w:rsidRDefault="00504F2B">
      <w:pPr>
        <w:pBdr>
          <w:top w:val="nil"/>
          <w:left w:val="nil"/>
          <w:bottom w:val="nil"/>
          <w:right w:val="nil"/>
          <w:between w:val="nil"/>
        </w:pBdr>
        <w:spacing w:before="6"/>
        <w:ind w:right="18"/>
        <w:rPr>
          <w:color w:val="000000"/>
          <w:sz w:val="28"/>
          <w:szCs w:val="28"/>
        </w:rPr>
      </w:pPr>
      <w:r>
        <w:rPr>
          <w:noProof/>
          <w:lang w:val="en-IN"/>
        </w:rPr>
        <w:lastRenderedPageBreak/>
        <w:drawing>
          <wp:anchor distT="0" distB="0" distL="0" distR="0" simplePos="0" relativeHeight="251664384" behindDoc="0" locked="0" layoutInCell="1" hidden="0" allowOverlap="1">
            <wp:simplePos x="0" y="0"/>
            <wp:positionH relativeFrom="column">
              <wp:posOffset>-327025</wp:posOffset>
            </wp:positionH>
            <wp:positionV relativeFrom="paragraph">
              <wp:posOffset>394970</wp:posOffset>
            </wp:positionV>
            <wp:extent cx="5889625" cy="1374140"/>
            <wp:effectExtent l="0" t="0" r="0" b="0"/>
            <wp:wrapSquare wrapText="bothSides"/>
            <wp:docPr id="48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24"/>
                    <a:srcRect t="10542"/>
                    <a:stretch/>
                  </pic:blipFill>
                  <pic:spPr bwMode="auto">
                    <a:xfrm>
                      <a:off x="0" y="0"/>
                      <a:ext cx="5889625" cy="1374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IN"/>
        </w:rPr>
        <mc:AlternateContent>
          <mc:Choice Requires="wpg">
            <w:drawing>
              <wp:anchor distT="0" distB="0" distL="114300" distR="114300" simplePos="0" relativeHeight="251665408" behindDoc="0" locked="0" layoutInCell="1" hidden="0" allowOverlap="1">
                <wp:simplePos x="0" y="0"/>
                <wp:positionH relativeFrom="column">
                  <wp:posOffset>152400</wp:posOffset>
                </wp:positionH>
                <wp:positionV relativeFrom="paragraph">
                  <wp:posOffset>1397000</wp:posOffset>
                </wp:positionV>
                <wp:extent cx="1349451" cy="157074"/>
                <wp:effectExtent l="0" t="0" r="0" b="0"/>
                <wp:wrapNone/>
                <wp:docPr id="467" name="Rectangle 467"/>
                <wp:cNvGraphicFramePr/>
                <a:graphic xmlns:a="http://schemas.openxmlformats.org/drawingml/2006/main">
                  <a:graphicData uri="http://schemas.microsoft.com/office/word/2010/wordprocessingShape">
                    <wps:wsp>
                      <wps:cNvSpPr/>
                      <wps:spPr>
                        <a:xfrm>
                          <a:off x="4683975" y="3714163"/>
                          <a:ext cx="1324051" cy="131674"/>
                        </a:xfrm>
                        <a:prstGeom prst="rect">
                          <a:avLst/>
                        </a:prstGeom>
                        <a:solidFill>
                          <a:schemeClr val="lt1"/>
                        </a:solidFill>
                        <a:ln w="25400" cap="flat" cmpd="sng">
                          <a:solidFill>
                            <a:schemeClr val="lt1"/>
                          </a:solidFill>
                          <a:prstDash val="solid"/>
                          <a:round/>
                          <a:headEnd type="none" w="sm" len="sm"/>
                          <a:tailEnd type="none" w="sm" len="sm"/>
                        </a:ln>
                      </wps:spPr>
                      <wps:txbx>
                        <w:txbxContent>
                          <w:p w:rsidR="0018576C" w:rsidRDefault="0018576C">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wp:posOffset>
                </wp:positionH>
                <wp:positionV relativeFrom="paragraph">
                  <wp:posOffset>1397000</wp:posOffset>
                </wp:positionV>
                <wp:extent cx="1349451" cy="157074"/>
                <wp:effectExtent b="0" l="0" r="0" t="0"/>
                <wp:wrapNone/>
                <wp:docPr id="467"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1349451" cy="157074"/>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6432" behindDoc="0" locked="0" layoutInCell="1" hidden="0" allowOverlap="1">
                <wp:simplePos x="0" y="0"/>
                <wp:positionH relativeFrom="column">
                  <wp:posOffset>3162300</wp:posOffset>
                </wp:positionH>
                <wp:positionV relativeFrom="paragraph">
                  <wp:posOffset>1397000</wp:posOffset>
                </wp:positionV>
                <wp:extent cx="1210463" cy="149530"/>
                <wp:effectExtent l="0" t="0" r="0" b="0"/>
                <wp:wrapNone/>
                <wp:docPr id="466" name="Rectangle 466"/>
                <wp:cNvGraphicFramePr/>
                <a:graphic xmlns:a="http://schemas.openxmlformats.org/drawingml/2006/main">
                  <a:graphicData uri="http://schemas.microsoft.com/office/word/2010/wordprocessingShape">
                    <wps:wsp>
                      <wps:cNvSpPr/>
                      <wps:spPr>
                        <a:xfrm>
                          <a:off x="4753469" y="3717935"/>
                          <a:ext cx="1185063" cy="124130"/>
                        </a:xfrm>
                        <a:prstGeom prst="rect">
                          <a:avLst/>
                        </a:prstGeom>
                        <a:solidFill>
                          <a:schemeClr val="lt1"/>
                        </a:solidFill>
                        <a:ln w="25400" cap="flat" cmpd="sng">
                          <a:solidFill>
                            <a:schemeClr val="lt1"/>
                          </a:solidFill>
                          <a:prstDash val="solid"/>
                          <a:round/>
                          <a:headEnd type="none" w="sm" len="sm"/>
                          <a:tailEnd type="none" w="sm" len="sm"/>
                        </a:ln>
                      </wps:spPr>
                      <wps:txbx>
                        <w:txbxContent>
                          <w:p w:rsidR="0018576C" w:rsidRDefault="0018576C">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3162300</wp:posOffset>
                </wp:positionH>
                <wp:positionV relativeFrom="paragraph">
                  <wp:posOffset>1397000</wp:posOffset>
                </wp:positionV>
                <wp:extent cx="1210463" cy="149530"/>
                <wp:effectExtent b="0" l="0" r="0" t="0"/>
                <wp:wrapNone/>
                <wp:docPr id="466"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1210463" cy="149530"/>
                        </a:xfrm>
                        <a:prstGeom prst="rect"/>
                        <a:ln/>
                      </pic:spPr>
                    </pic:pic>
                  </a:graphicData>
                </a:graphic>
              </wp:anchor>
            </w:drawing>
          </mc:Fallback>
        </mc:AlternateContent>
      </w:r>
    </w:p>
    <w:p w:rsidR="0018576C" w:rsidRDefault="00504F2B">
      <w:pPr>
        <w:pBdr>
          <w:top w:val="nil"/>
          <w:left w:val="nil"/>
          <w:bottom w:val="nil"/>
          <w:right w:val="nil"/>
          <w:between w:val="nil"/>
        </w:pBdr>
        <w:spacing w:before="4"/>
        <w:ind w:right="18"/>
        <w:jc w:val="center"/>
        <w:rPr>
          <w:color w:val="000000"/>
          <w:sz w:val="18"/>
          <w:szCs w:val="18"/>
        </w:rPr>
      </w:pPr>
      <w:r>
        <w:rPr>
          <w:color w:val="000000"/>
          <w:sz w:val="18"/>
          <w:szCs w:val="18"/>
        </w:rPr>
        <w:t xml:space="preserve">Fig 6.2 </w:t>
      </w:r>
      <w:r w:rsidR="00EB6772">
        <w:rPr>
          <w:color w:val="000000"/>
          <w:sz w:val="18"/>
          <w:szCs w:val="18"/>
        </w:rPr>
        <w:t>Store</w:t>
      </w:r>
      <w:r>
        <w:rPr>
          <w:color w:val="000000"/>
          <w:sz w:val="18"/>
          <w:szCs w:val="18"/>
        </w:rPr>
        <w:t xml:space="preserve"> Validation Rule</w:t>
      </w:r>
    </w:p>
    <w:p w:rsidR="0018576C" w:rsidRDefault="00504F2B">
      <w:pPr>
        <w:numPr>
          <w:ilvl w:val="1"/>
          <w:numId w:val="39"/>
        </w:numPr>
        <w:pBdr>
          <w:top w:val="nil"/>
          <w:left w:val="nil"/>
          <w:bottom w:val="nil"/>
          <w:right w:val="nil"/>
          <w:between w:val="nil"/>
        </w:pBdr>
        <w:spacing w:before="90"/>
        <w:ind w:left="0" w:right="18" w:hanging="425"/>
        <w:rPr>
          <w:b/>
          <w:color w:val="333333"/>
          <w:sz w:val="28"/>
          <w:szCs w:val="28"/>
        </w:rPr>
      </w:pPr>
      <w:r>
        <w:rPr>
          <w:b/>
          <w:color w:val="333333"/>
          <w:sz w:val="28"/>
          <w:szCs w:val="28"/>
        </w:rPr>
        <w:t>Apex Triggers</w:t>
      </w:r>
    </w:p>
    <w:p w:rsidR="0018576C" w:rsidRDefault="0018576C">
      <w:pPr>
        <w:pBdr>
          <w:top w:val="nil"/>
          <w:left w:val="nil"/>
          <w:bottom w:val="nil"/>
          <w:right w:val="nil"/>
          <w:between w:val="nil"/>
        </w:pBdr>
        <w:spacing w:before="3"/>
        <w:ind w:right="18"/>
        <w:rPr>
          <w:b/>
          <w:color w:val="000000"/>
          <w:sz w:val="37"/>
          <w:szCs w:val="37"/>
        </w:rPr>
      </w:pPr>
    </w:p>
    <w:p w:rsidR="0018576C" w:rsidRDefault="00504F2B">
      <w:pPr>
        <w:pBdr>
          <w:top w:val="nil"/>
          <w:left w:val="nil"/>
          <w:bottom w:val="nil"/>
          <w:right w:val="nil"/>
          <w:between w:val="nil"/>
        </w:pBdr>
        <w:ind w:right="18"/>
        <w:rPr>
          <w:color w:val="000000"/>
          <w:sz w:val="24"/>
          <w:szCs w:val="24"/>
        </w:rPr>
      </w:pPr>
      <w:r>
        <w:rPr>
          <w:color w:val="333333"/>
          <w:sz w:val="24"/>
          <w:szCs w:val="24"/>
        </w:rPr>
        <w:t>The following steps show the different types of triggers you can use.</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6"/>
        <w:ind w:right="18"/>
        <w:rPr>
          <w:color w:val="000000"/>
          <w:sz w:val="20"/>
          <w:szCs w:val="20"/>
        </w:rPr>
      </w:pPr>
    </w:p>
    <w:p w:rsidR="0018576C" w:rsidRDefault="00504F2B">
      <w:pPr>
        <w:numPr>
          <w:ilvl w:val="0"/>
          <w:numId w:val="17"/>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From Setup, select Customize and then click the object that you want to add the trigger to.</w:t>
      </w:r>
    </w:p>
    <w:p w:rsidR="0018576C" w:rsidRDefault="00504F2B">
      <w:pPr>
        <w:numPr>
          <w:ilvl w:val="0"/>
          <w:numId w:val="17"/>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Click Triggers and then click New.</w:t>
      </w:r>
    </w:p>
    <w:p w:rsidR="0018576C" w:rsidRDefault="00504F2B">
      <w:pPr>
        <w:numPr>
          <w:ilvl w:val="0"/>
          <w:numId w:val="17"/>
        </w:numPr>
        <w:pBdr>
          <w:top w:val="nil"/>
          <w:left w:val="nil"/>
          <w:bottom w:val="nil"/>
          <w:right w:val="nil"/>
          <w:between w:val="nil"/>
        </w:pBdr>
        <w:tabs>
          <w:tab w:val="left" w:pos="1419"/>
          <w:tab w:val="left" w:pos="1420"/>
        </w:tabs>
        <w:spacing w:before="158"/>
        <w:ind w:right="18"/>
        <w:rPr>
          <w:rFonts w:ascii="Arial MT" w:eastAsia="Arial MT" w:hAnsi="Arial MT" w:cs="Arial MT"/>
          <w:color w:val="333333"/>
          <w:sz w:val="24"/>
          <w:szCs w:val="24"/>
        </w:rPr>
      </w:pPr>
      <w:r>
        <w:rPr>
          <w:color w:val="333333"/>
          <w:sz w:val="24"/>
          <w:szCs w:val="24"/>
        </w:rPr>
        <w:t>To define your trigger, enter Apex code similar to this sample code.</w:t>
      </w:r>
    </w:p>
    <w:p w:rsidR="0018576C" w:rsidRDefault="00504F2B">
      <w:pPr>
        <w:numPr>
          <w:ilvl w:val="0"/>
          <w:numId w:val="17"/>
        </w:numPr>
        <w:pBdr>
          <w:top w:val="nil"/>
          <w:left w:val="nil"/>
          <w:bottom w:val="nil"/>
          <w:right w:val="nil"/>
          <w:between w:val="nil"/>
        </w:pBdr>
        <w:tabs>
          <w:tab w:val="left" w:pos="1660"/>
        </w:tabs>
        <w:spacing w:before="158"/>
        <w:ind w:right="18"/>
        <w:rPr>
          <w:color w:val="000000"/>
          <w:sz w:val="24"/>
          <w:szCs w:val="24"/>
        </w:rPr>
      </w:pPr>
      <w:r>
        <w:rPr>
          <w:color w:val="333333"/>
          <w:sz w:val="24"/>
          <w:szCs w:val="24"/>
        </w:rPr>
        <w:t>Replace [</w:t>
      </w:r>
      <w:proofErr w:type="spellStart"/>
      <w:r>
        <w:rPr>
          <w:color w:val="333333"/>
          <w:sz w:val="24"/>
          <w:szCs w:val="24"/>
        </w:rPr>
        <w:t>ObjectName</w:t>
      </w:r>
      <w:proofErr w:type="spellEnd"/>
      <w:r>
        <w:rPr>
          <w:color w:val="333333"/>
          <w:sz w:val="24"/>
          <w:szCs w:val="24"/>
        </w:rPr>
        <w:t>] with the name of the object that you are adding the trigger to.</w:t>
      </w:r>
    </w:p>
    <w:p w:rsidR="0018576C" w:rsidRDefault="00504F2B">
      <w:pPr>
        <w:numPr>
          <w:ilvl w:val="0"/>
          <w:numId w:val="17"/>
        </w:numPr>
        <w:pBdr>
          <w:top w:val="nil"/>
          <w:left w:val="nil"/>
          <w:bottom w:val="nil"/>
          <w:right w:val="nil"/>
          <w:between w:val="nil"/>
        </w:pBdr>
        <w:tabs>
          <w:tab w:val="left" w:pos="1600"/>
        </w:tabs>
        <w:spacing w:before="158" w:line="376" w:lineRule="auto"/>
        <w:ind w:right="18"/>
        <w:rPr>
          <w:color w:val="000000"/>
          <w:sz w:val="24"/>
          <w:szCs w:val="24"/>
        </w:rPr>
      </w:pPr>
      <w:r>
        <w:rPr>
          <w:color w:val="333333"/>
          <w:sz w:val="24"/>
          <w:szCs w:val="24"/>
        </w:rPr>
        <w:t>Replace [</w:t>
      </w:r>
      <w:proofErr w:type="spellStart"/>
      <w:r>
        <w:rPr>
          <w:color w:val="333333"/>
          <w:sz w:val="24"/>
          <w:szCs w:val="24"/>
        </w:rPr>
        <w:t>NameOfCustomSetting</w:t>
      </w:r>
      <w:proofErr w:type="spellEnd"/>
      <w:r>
        <w:rPr>
          <w:color w:val="333333"/>
          <w:sz w:val="24"/>
          <w:szCs w:val="24"/>
        </w:rPr>
        <w:t>] with the integration name you created on the Einstein Discovery Integrat</w:t>
      </w:r>
      <w:r>
        <w:rPr>
          <w:color w:val="333333"/>
          <w:sz w:val="24"/>
          <w:szCs w:val="24"/>
        </w:rPr>
        <w:t>ion information page.</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1"/>
        <w:ind w:right="18"/>
        <w:rPr>
          <w:color w:val="000000"/>
          <w:sz w:val="33"/>
          <w:szCs w:val="33"/>
        </w:rPr>
      </w:pPr>
    </w:p>
    <w:p w:rsidR="0018576C" w:rsidRDefault="00504F2B">
      <w:pPr>
        <w:numPr>
          <w:ilvl w:val="2"/>
          <w:numId w:val="39"/>
        </w:numPr>
        <w:pBdr>
          <w:top w:val="nil"/>
          <w:left w:val="nil"/>
          <w:bottom w:val="nil"/>
          <w:right w:val="nil"/>
          <w:between w:val="nil"/>
        </w:pBdr>
        <w:tabs>
          <w:tab w:val="left" w:pos="1240"/>
        </w:tabs>
        <w:ind w:left="0" w:right="18"/>
        <w:rPr>
          <w:b/>
          <w:color w:val="000000"/>
          <w:sz w:val="24"/>
          <w:szCs w:val="24"/>
        </w:rPr>
      </w:pPr>
      <w:r>
        <w:rPr>
          <w:b/>
          <w:color w:val="333333"/>
          <w:sz w:val="24"/>
          <w:szCs w:val="24"/>
        </w:rPr>
        <w:t>Apex trigger for single object with no data transformation</w:t>
      </w:r>
    </w:p>
    <w:p w:rsidR="0018576C" w:rsidRDefault="0018576C">
      <w:pPr>
        <w:pBdr>
          <w:top w:val="nil"/>
          <w:left w:val="nil"/>
          <w:bottom w:val="nil"/>
          <w:right w:val="nil"/>
          <w:between w:val="nil"/>
        </w:pBdr>
        <w:spacing w:before="4"/>
        <w:ind w:right="18"/>
        <w:rPr>
          <w:b/>
          <w:color w:val="000000"/>
          <w:sz w:val="37"/>
          <w:szCs w:val="37"/>
        </w:rPr>
      </w:pPr>
    </w:p>
    <w:p w:rsidR="0018576C" w:rsidRDefault="00504F2B">
      <w:pPr>
        <w:pBdr>
          <w:top w:val="nil"/>
          <w:left w:val="nil"/>
          <w:bottom w:val="nil"/>
          <w:right w:val="nil"/>
          <w:between w:val="nil"/>
        </w:pBdr>
        <w:spacing w:line="612" w:lineRule="auto"/>
        <w:ind w:right="18" w:hanging="180"/>
        <w:rPr>
          <w:color w:val="000000"/>
          <w:sz w:val="24"/>
          <w:szCs w:val="24"/>
        </w:rPr>
      </w:pPr>
      <w:proofErr w:type="gramStart"/>
      <w:r>
        <w:rPr>
          <w:color w:val="333333"/>
          <w:sz w:val="24"/>
          <w:szCs w:val="24"/>
        </w:rPr>
        <w:t>trigger</w:t>
      </w:r>
      <w:proofErr w:type="gramEnd"/>
      <w:r>
        <w:rPr>
          <w:color w:val="333333"/>
          <w:sz w:val="24"/>
          <w:szCs w:val="24"/>
        </w:rPr>
        <w:t xml:space="preserve"> </w:t>
      </w:r>
      <w:proofErr w:type="spellStart"/>
      <w:r>
        <w:rPr>
          <w:color w:val="333333"/>
          <w:sz w:val="24"/>
          <w:szCs w:val="24"/>
        </w:rPr>
        <w:t>SetDealPrediction</w:t>
      </w:r>
      <w:proofErr w:type="spellEnd"/>
      <w:r>
        <w:rPr>
          <w:color w:val="333333"/>
          <w:sz w:val="24"/>
          <w:szCs w:val="24"/>
        </w:rPr>
        <w:t xml:space="preserve"> on [</w:t>
      </w:r>
      <w:proofErr w:type="spellStart"/>
      <w:r>
        <w:rPr>
          <w:color w:val="333333"/>
          <w:sz w:val="24"/>
          <w:szCs w:val="24"/>
        </w:rPr>
        <w:t>ObjectName</w:t>
      </w:r>
      <w:proofErr w:type="spellEnd"/>
      <w:r>
        <w:rPr>
          <w:color w:val="333333"/>
          <w:sz w:val="24"/>
          <w:szCs w:val="24"/>
        </w:rPr>
        <w:t>] (after insert, after update) { if(</w:t>
      </w:r>
      <w:proofErr w:type="spellStart"/>
      <w:r>
        <w:rPr>
          <w:color w:val="333333"/>
          <w:sz w:val="24"/>
          <w:szCs w:val="24"/>
        </w:rPr>
        <w:t>System.isFuture</w:t>
      </w:r>
      <w:proofErr w:type="spellEnd"/>
      <w:r>
        <w:rPr>
          <w:color w:val="333333"/>
          <w:sz w:val="24"/>
          <w:szCs w:val="24"/>
        </w:rPr>
        <w:t>()) return; if(</w:t>
      </w:r>
      <w:proofErr w:type="spellStart"/>
      <w:r>
        <w:rPr>
          <w:color w:val="333333"/>
          <w:sz w:val="24"/>
          <w:szCs w:val="24"/>
        </w:rPr>
        <w:t>ed_insights.CheckRecursive.runOnce</w:t>
      </w:r>
      <w:proofErr w:type="spellEnd"/>
      <w:r>
        <w:rPr>
          <w:color w:val="333333"/>
          <w:sz w:val="24"/>
          <w:szCs w:val="24"/>
        </w:rPr>
        <w:t>()) {</w:t>
      </w:r>
    </w:p>
    <w:p w:rsidR="0018576C" w:rsidRDefault="00504F2B">
      <w:pPr>
        <w:pBdr>
          <w:top w:val="nil"/>
          <w:left w:val="nil"/>
          <w:bottom w:val="nil"/>
          <w:right w:val="nil"/>
          <w:between w:val="nil"/>
        </w:pBdr>
        <w:spacing w:before="4"/>
        <w:ind w:right="18"/>
        <w:rPr>
          <w:color w:val="000000"/>
          <w:sz w:val="24"/>
          <w:szCs w:val="24"/>
        </w:rPr>
      </w:pPr>
      <w:r>
        <w:rPr>
          <w:color w:val="333333"/>
          <w:sz w:val="24"/>
          <w:szCs w:val="24"/>
        </w:rPr>
        <w:t>// custom Settings' name</w:t>
      </w:r>
    </w:p>
    <w:p w:rsidR="0018576C" w:rsidRDefault="0018576C">
      <w:pPr>
        <w:pBdr>
          <w:top w:val="nil"/>
          <w:left w:val="nil"/>
          <w:bottom w:val="nil"/>
          <w:right w:val="nil"/>
          <w:between w:val="nil"/>
        </w:pBdr>
        <w:spacing w:before="3"/>
        <w:ind w:right="18"/>
        <w:rPr>
          <w:color w:val="000000"/>
          <w:sz w:val="37"/>
          <w:szCs w:val="37"/>
        </w:rPr>
      </w:pPr>
    </w:p>
    <w:p w:rsidR="0018576C" w:rsidRDefault="00504F2B">
      <w:pPr>
        <w:pBdr>
          <w:top w:val="nil"/>
          <w:left w:val="nil"/>
          <w:bottom w:val="nil"/>
          <w:right w:val="nil"/>
          <w:between w:val="nil"/>
        </w:pBdr>
        <w:spacing w:line="612" w:lineRule="auto"/>
        <w:ind w:right="18"/>
        <w:rPr>
          <w:color w:val="000000"/>
          <w:sz w:val="24"/>
          <w:szCs w:val="24"/>
        </w:rPr>
      </w:pPr>
      <w:r>
        <w:rPr>
          <w:color w:val="333333"/>
          <w:sz w:val="24"/>
          <w:szCs w:val="24"/>
        </w:rPr>
        <w:t>String CONFIG_NAME = '[</w:t>
      </w:r>
      <w:proofErr w:type="spellStart"/>
      <w:r>
        <w:rPr>
          <w:color w:val="333333"/>
          <w:sz w:val="24"/>
          <w:szCs w:val="24"/>
        </w:rPr>
        <w:t>NameOfCustomSetting</w:t>
      </w:r>
      <w:proofErr w:type="spellEnd"/>
      <w:r>
        <w:rPr>
          <w:color w:val="333333"/>
          <w:sz w:val="24"/>
          <w:szCs w:val="24"/>
        </w:rPr>
        <w:t xml:space="preserve">]'; </w:t>
      </w:r>
      <w:proofErr w:type="spellStart"/>
      <w:r>
        <w:rPr>
          <w:color w:val="333333"/>
          <w:sz w:val="24"/>
          <w:szCs w:val="24"/>
        </w:rPr>
        <w:lastRenderedPageBreak/>
        <w:t>ed_</w:t>
      </w:r>
      <w:proofErr w:type="gramStart"/>
      <w:r>
        <w:rPr>
          <w:color w:val="333333"/>
          <w:sz w:val="24"/>
          <w:szCs w:val="24"/>
        </w:rPr>
        <w:t>insights.TriggerHandler.insertUpdateHandle</w:t>
      </w:r>
      <w:proofErr w:type="spellEnd"/>
      <w:r>
        <w:rPr>
          <w:color w:val="333333"/>
          <w:sz w:val="24"/>
          <w:szCs w:val="24"/>
        </w:rPr>
        <w:t>(</w:t>
      </w:r>
      <w:proofErr w:type="gramEnd"/>
      <w:r>
        <w:rPr>
          <w:color w:val="333333"/>
          <w:sz w:val="24"/>
          <w:szCs w:val="24"/>
        </w:rPr>
        <w:t>CONFIG_NAME);</w:t>
      </w:r>
    </w:p>
    <w:p w:rsidR="0018576C" w:rsidRDefault="00504F2B">
      <w:pPr>
        <w:pBdr>
          <w:top w:val="nil"/>
          <w:left w:val="nil"/>
          <w:bottom w:val="nil"/>
          <w:right w:val="nil"/>
          <w:between w:val="nil"/>
        </w:pBdr>
        <w:spacing w:before="3"/>
        <w:ind w:right="18"/>
        <w:rPr>
          <w:color w:val="000000"/>
          <w:sz w:val="24"/>
          <w:szCs w:val="24"/>
        </w:rPr>
      </w:pPr>
      <w:r>
        <w:rPr>
          <w:color w:val="333333"/>
          <w:sz w:val="24"/>
          <w:szCs w:val="24"/>
        </w:rPr>
        <w:t>}</w:t>
      </w:r>
    </w:p>
    <w:p w:rsidR="0018576C" w:rsidRDefault="0018576C">
      <w:pPr>
        <w:pBdr>
          <w:top w:val="nil"/>
          <w:left w:val="nil"/>
          <w:bottom w:val="nil"/>
          <w:right w:val="nil"/>
          <w:between w:val="nil"/>
        </w:pBdr>
        <w:spacing w:before="3"/>
        <w:ind w:right="18"/>
        <w:rPr>
          <w:color w:val="000000"/>
          <w:sz w:val="37"/>
          <w:szCs w:val="37"/>
        </w:rPr>
      </w:pPr>
    </w:p>
    <w:p w:rsidR="0018576C" w:rsidRDefault="00504F2B">
      <w:pPr>
        <w:pBdr>
          <w:top w:val="nil"/>
          <w:left w:val="nil"/>
          <w:bottom w:val="nil"/>
          <w:right w:val="nil"/>
          <w:between w:val="nil"/>
        </w:pBdr>
        <w:ind w:right="18"/>
        <w:rPr>
          <w:color w:val="000000"/>
          <w:sz w:val="24"/>
          <w:szCs w:val="24"/>
        </w:rPr>
      </w:pPr>
      <w:r>
        <w:rPr>
          <w:color w:val="333333"/>
          <w:sz w:val="24"/>
          <w:szCs w:val="24"/>
        </w:rPr>
        <w:t>}</w:t>
      </w:r>
    </w:p>
    <w:p w:rsidR="0018576C" w:rsidRDefault="00504F2B">
      <w:pPr>
        <w:numPr>
          <w:ilvl w:val="2"/>
          <w:numId w:val="39"/>
        </w:numPr>
        <w:pBdr>
          <w:top w:val="nil"/>
          <w:left w:val="nil"/>
          <w:bottom w:val="nil"/>
          <w:right w:val="nil"/>
          <w:between w:val="nil"/>
        </w:pBdr>
        <w:tabs>
          <w:tab w:val="left" w:pos="1181"/>
        </w:tabs>
        <w:spacing w:before="61"/>
        <w:ind w:left="0" w:right="18" w:hanging="481"/>
        <w:rPr>
          <w:b/>
          <w:color w:val="000000"/>
          <w:sz w:val="24"/>
          <w:szCs w:val="24"/>
        </w:rPr>
      </w:pPr>
      <w:r>
        <w:rPr>
          <w:b/>
          <w:color w:val="333333"/>
          <w:sz w:val="24"/>
          <w:szCs w:val="24"/>
        </w:rPr>
        <w:t>Apex trigger with data transformation:</w:t>
      </w:r>
    </w:p>
    <w:p w:rsidR="0018576C" w:rsidRDefault="0018576C">
      <w:pPr>
        <w:pBdr>
          <w:top w:val="nil"/>
          <w:left w:val="nil"/>
          <w:bottom w:val="nil"/>
          <w:right w:val="nil"/>
          <w:between w:val="nil"/>
        </w:pBdr>
        <w:spacing w:before="6"/>
        <w:ind w:right="18"/>
        <w:rPr>
          <w:b/>
          <w:color w:val="000000"/>
          <w:sz w:val="25"/>
          <w:szCs w:val="25"/>
        </w:rPr>
      </w:pPr>
    </w:p>
    <w:p w:rsidR="0018576C" w:rsidRDefault="00504F2B">
      <w:pPr>
        <w:pBdr>
          <w:top w:val="nil"/>
          <w:left w:val="nil"/>
          <w:bottom w:val="nil"/>
          <w:right w:val="nil"/>
          <w:between w:val="nil"/>
        </w:pBdr>
        <w:ind w:right="18"/>
        <w:rPr>
          <w:color w:val="000000"/>
          <w:sz w:val="24"/>
          <w:szCs w:val="24"/>
        </w:rPr>
      </w:pPr>
      <w:proofErr w:type="gramStart"/>
      <w:r>
        <w:rPr>
          <w:color w:val="333333"/>
          <w:sz w:val="24"/>
          <w:szCs w:val="24"/>
        </w:rPr>
        <w:t>trigger</w:t>
      </w:r>
      <w:proofErr w:type="gramEnd"/>
      <w:r>
        <w:rPr>
          <w:color w:val="333333"/>
          <w:sz w:val="24"/>
          <w:szCs w:val="24"/>
        </w:rPr>
        <w:t xml:space="preserve"> </w:t>
      </w:r>
      <w:proofErr w:type="spellStart"/>
      <w:r>
        <w:rPr>
          <w:color w:val="333333"/>
          <w:sz w:val="24"/>
          <w:szCs w:val="24"/>
        </w:rPr>
        <w:t>SetDealPrediction</w:t>
      </w:r>
      <w:proofErr w:type="spellEnd"/>
      <w:r>
        <w:rPr>
          <w:color w:val="333333"/>
          <w:sz w:val="24"/>
          <w:szCs w:val="24"/>
        </w:rPr>
        <w:t xml:space="preserve"> on [</w:t>
      </w:r>
      <w:proofErr w:type="spellStart"/>
      <w:r>
        <w:rPr>
          <w:color w:val="333333"/>
          <w:sz w:val="24"/>
          <w:szCs w:val="24"/>
        </w:rPr>
        <w:t>ObjectName</w:t>
      </w:r>
      <w:proofErr w:type="spellEnd"/>
      <w:r>
        <w:rPr>
          <w:color w:val="333333"/>
          <w:sz w:val="24"/>
          <w:szCs w:val="24"/>
        </w:rPr>
        <w:t>] (after insert, after update)</w:t>
      </w:r>
    </w:p>
    <w:p w:rsidR="0018576C" w:rsidRDefault="0018576C">
      <w:pPr>
        <w:pBdr>
          <w:top w:val="nil"/>
          <w:left w:val="nil"/>
          <w:bottom w:val="nil"/>
          <w:right w:val="nil"/>
          <w:between w:val="nil"/>
        </w:pBdr>
        <w:spacing w:before="7"/>
        <w:ind w:right="18"/>
        <w:rPr>
          <w:color w:val="000000"/>
          <w:sz w:val="25"/>
          <w:szCs w:val="25"/>
        </w:rPr>
      </w:pPr>
    </w:p>
    <w:p w:rsidR="0018576C" w:rsidRDefault="00504F2B">
      <w:pPr>
        <w:pBdr>
          <w:top w:val="nil"/>
          <w:left w:val="nil"/>
          <w:bottom w:val="nil"/>
          <w:right w:val="nil"/>
          <w:between w:val="nil"/>
        </w:pBdr>
        <w:ind w:right="18"/>
        <w:rPr>
          <w:color w:val="000000"/>
          <w:sz w:val="24"/>
          <w:szCs w:val="24"/>
        </w:rPr>
      </w:pPr>
      <w:r>
        <w:rPr>
          <w:color w:val="333333"/>
          <w:sz w:val="24"/>
          <w:szCs w:val="24"/>
        </w:rPr>
        <w:t>{</w:t>
      </w:r>
    </w:p>
    <w:p w:rsidR="0018576C" w:rsidRDefault="0018576C">
      <w:pPr>
        <w:pBdr>
          <w:top w:val="nil"/>
          <w:left w:val="nil"/>
          <w:bottom w:val="nil"/>
          <w:right w:val="nil"/>
          <w:between w:val="nil"/>
        </w:pBdr>
        <w:spacing w:before="6"/>
        <w:ind w:right="18"/>
        <w:rPr>
          <w:color w:val="000000"/>
          <w:sz w:val="25"/>
          <w:szCs w:val="25"/>
        </w:rPr>
      </w:pPr>
    </w:p>
    <w:p w:rsidR="0018576C" w:rsidRDefault="00504F2B">
      <w:pPr>
        <w:pBdr>
          <w:top w:val="nil"/>
          <w:left w:val="nil"/>
          <w:bottom w:val="nil"/>
          <w:right w:val="nil"/>
          <w:between w:val="nil"/>
        </w:pBdr>
        <w:ind w:right="18"/>
        <w:rPr>
          <w:color w:val="000000"/>
          <w:sz w:val="24"/>
          <w:szCs w:val="24"/>
        </w:rPr>
      </w:pPr>
      <w:proofErr w:type="gramStart"/>
      <w:r>
        <w:rPr>
          <w:color w:val="333333"/>
          <w:sz w:val="24"/>
          <w:szCs w:val="24"/>
        </w:rPr>
        <w:t>if(</w:t>
      </w:r>
      <w:proofErr w:type="spellStart"/>
      <w:proofErr w:type="gramEnd"/>
      <w:r>
        <w:rPr>
          <w:color w:val="333333"/>
          <w:sz w:val="24"/>
          <w:szCs w:val="24"/>
        </w:rPr>
        <w:t>System.isFuture</w:t>
      </w:r>
      <w:proofErr w:type="spellEnd"/>
      <w:r>
        <w:rPr>
          <w:color w:val="333333"/>
          <w:sz w:val="24"/>
          <w:szCs w:val="24"/>
        </w:rPr>
        <w:t>()) return;</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2"/>
        <w:ind w:right="18"/>
        <w:rPr>
          <w:color w:val="000000"/>
          <w:sz w:val="23"/>
          <w:szCs w:val="23"/>
        </w:rPr>
      </w:pPr>
    </w:p>
    <w:p w:rsidR="0018576C" w:rsidRDefault="00504F2B">
      <w:pPr>
        <w:pBdr>
          <w:top w:val="nil"/>
          <w:left w:val="nil"/>
          <w:bottom w:val="nil"/>
          <w:right w:val="nil"/>
          <w:between w:val="nil"/>
        </w:pBdr>
        <w:ind w:right="18"/>
        <w:rPr>
          <w:color w:val="000000"/>
          <w:sz w:val="24"/>
          <w:szCs w:val="24"/>
        </w:rPr>
      </w:pPr>
      <w:r>
        <w:rPr>
          <w:color w:val="333333"/>
          <w:sz w:val="24"/>
          <w:szCs w:val="24"/>
        </w:rPr>
        <w:t xml:space="preserve">List&lt;Map&lt;String, String&gt;&gt; </w:t>
      </w:r>
      <w:proofErr w:type="spellStart"/>
      <w:r>
        <w:rPr>
          <w:color w:val="333333"/>
          <w:sz w:val="24"/>
          <w:szCs w:val="24"/>
        </w:rPr>
        <w:t>fieldValues</w:t>
      </w:r>
      <w:proofErr w:type="spellEnd"/>
      <w:r>
        <w:rPr>
          <w:color w:val="333333"/>
          <w:sz w:val="24"/>
          <w:szCs w:val="24"/>
        </w:rPr>
        <w:t xml:space="preserve"> = new List&lt;Map&lt;String, String&gt;</w:t>
      </w:r>
      <w:proofErr w:type="gramStart"/>
      <w:r>
        <w:rPr>
          <w:color w:val="333333"/>
          <w:sz w:val="24"/>
          <w:szCs w:val="24"/>
        </w:rPr>
        <w:t>&gt;(</w:t>
      </w:r>
      <w:proofErr w:type="gramEnd"/>
      <w:r>
        <w:rPr>
          <w:color w:val="333333"/>
          <w:sz w:val="24"/>
          <w:szCs w:val="24"/>
        </w:rPr>
        <w:t>);</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1"/>
        <w:ind w:right="18"/>
        <w:rPr>
          <w:color w:val="000000"/>
          <w:sz w:val="23"/>
          <w:szCs w:val="23"/>
        </w:rPr>
      </w:pPr>
    </w:p>
    <w:p w:rsidR="0018576C" w:rsidRDefault="00504F2B">
      <w:pPr>
        <w:pBdr>
          <w:top w:val="nil"/>
          <w:left w:val="nil"/>
          <w:bottom w:val="nil"/>
          <w:right w:val="nil"/>
          <w:between w:val="nil"/>
        </w:pBdr>
        <w:ind w:right="18"/>
        <w:rPr>
          <w:color w:val="000000"/>
          <w:sz w:val="24"/>
          <w:szCs w:val="24"/>
        </w:rPr>
      </w:pPr>
      <w:r>
        <w:rPr>
          <w:color w:val="333333"/>
          <w:sz w:val="24"/>
          <w:szCs w:val="24"/>
        </w:rPr>
        <w:t xml:space="preserve">// </w:t>
      </w:r>
      <w:proofErr w:type="gramStart"/>
      <w:r>
        <w:rPr>
          <w:color w:val="333333"/>
          <w:sz w:val="24"/>
          <w:szCs w:val="24"/>
        </w:rPr>
        <w:t>Iterate</w:t>
      </w:r>
      <w:proofErr w:type="gramEnd"/>
      <w:r>
        <w:rPr>
          <w:color w:val="333333"/>
          <w:sz w:val="24"/>
          <w:szCs w:val="24"/>
        </w:rPr>
        <w:t xml:space="preserve"> through all records that are supposed to be processed by this trigger</w:t>
      </w:r>
    </w:p>
    <w:p w:rsidR="0018576C" w:rsidRDefault="0018576C">
      <w:pPr>
        <w:pBdr>
          <w:top w:val="nil"/>
          <w:left w:val="nil"/>
          <w:bottom w:val="nil"/>
          <w:right w:val="nil"/>
          <w:between w:val="nil"/>
        </w:pBdr>
        <w:spacing w:before="7"/>
        <w:ind w:right="18"/>
        <w:rPr>
          <w:color w:val="000000"/>
          <w:sz w:val="25"/>
          <w:szCs w:val="25"/>
        </w:rPr>
      </w:pPr>
    </w:p>
    <w:p w:rsidR="0018576C" w:rsidRDefault="00504F2B">
      <w:pPr>
        <w:pBdr>
          <w:top w:val="nil"/>
          <w:left w:val="nil"/>
          <w:bottom w:val="nil"/>
          <w:right w:val="nil"/>
          <w:between w:val="nil"/>
        </w:pBdr>
        <w:ind w:right="18"/>
        <w:rPr>
          <w:color w:val="000000"/>
          <w:sz w:val="24"/>
          <w:szCs w:val="24"/>
        </w:rPr>
      </w:pPr>
      <w:r>
        <w:rPr>
          <w:color w:val="333333"/>
          <w:sz w:val="24"/>
          <w:szCs w:val="24"/>
        </w:rPr>
        <w:t xml:space="preserve">// </w:t>
      </w:r>
      <w:proofErr w:type="gramStart"/>
      <w:r>
        <w:rPr>
          <w:color w:val="333333"/>
          <w:sz w:val="24"/>
          <w:szCs w:val="24"/>
        </w:rPr>
        <w:t>Only</w:t>
      </w:r>
      <w:proofErr w:type="gramEnd"/>
      <w:r>
        <w:rPr>
          <w:color w:val="333333"/>
          <w:sz w:val="24"/>
          <w:szCs w:val="24"/>
        </w:rPr>
        <w:t xml:space="preserve"> need to populate the fields that are NOT mapped to the object.</w:t>
      </w:r>
    </w:p>
    <w:p w:rsidR="0018576C" w:rsidRDefault="0018576C">
      <w:pPr>
        <w:pBdr>
          <w:top w:val="nil"/>
          <w:left w:val="nil"/>
          <w:bottom w:val="nil"/>
          <w:right w:val="nil"/>
          <w:between w:val="nil"/>
        </w:pBdr>
        <w:spacing w:before="6"/>
        <w:ind w:right="18"/>
        <w:rPr>
          <w:color w:val="000000"/>
          <w:sz w:val="25"/>
          <w:szCs w:val="25"/>
        </w:rPr>
      </w:pPr>
    </w:p>
    <w:p w:rsidR="0018576C" w:rsidRDefault="00504F2B">
      <w:pPr>
        <w:pBdr>
          <w:top w:val="nil"/>
          <w:left w:val="nil"/>
          <w:bottom w:val="nil"/>
          <w:right w:val="nil"/>
          <w:between w:val="nil"/>
        </w:pBdr>
        <w:spacing w:before="1"/>
        <w:ind w:right="18"/>
        <w:rPr>
          <w:color w:val="000000"/>
          <w:sz w:val="24"/>
          <w:szCs w:val="24"/>
        </w:rPr>
      </w:pPr>
      <w:r>
        <w:rPr>
          <w:color w:val="333333"/>
          <w:sz w:val="24"/>
          <w:szCs w:val="24"/>
        </w:rPr>
        <w:t xml:space="preserve">// Fields mapped to the object are automatically queried via the </w:t>
      </w:r>
      <w:proofErr w:type="spellStart"/>
      <w:r>
        <w:rPr>
          <w:color w:val="333333"/>
          <w:sz w:val="24"/>
          <w:szCs w:val="24"/>
        </w:rPr>
        <w:t>recordID</w:t>
      </w:r>
      <w:proofErr w:type="spellEnd"/>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1"/>
        <w:ind w:right="18"/>
        <w:rPr>
          <w:color w:val="000000"/>
          <w:sz w:val="23"/>
          <w:szCs w:val="23"/>
        </w:rPr>
      </w:pPr>
    </w:p>
    <w:p w:rsidR="0018576C" w:rsidRDefault="00504F2B">
      <w:pPr>
        <w:pBdr>
          <w:top w:val="nil"/>
          <w:left w:val="nil"/>
          <w:bottom w:val="nil"/>
          <w:right w:val="nil"/>
          <w:between w:val="nil"/>
        </w:pBdr>
        <w:ind w:right="18"/>
        <w:rPr>
          <w:color w:val="000000"/>
          <w:sz w:val="24"/>
          <w:szCs w:val="24"/>
        </w:rPr>
      </w:pPr>
      <w:proofErr w:type="gramStart"/>
      <w:r>
        <w:rPr>
          <w:color w:val="333333"/>
          <w:sz w:val="24"/>
          <w:szCs w:val="24"/>
        </w:rPr>
        <w:t>for</w:t>
      </w:r>
      <w:proofErr w:type="gramEnd"/>
      <w:r>
        <w:rPr>
          <w:color w:val="333333"/>
          <w:sz w:val="24"/>
          <w:szCs w:val="24"/>
        </w:rPr>
        <w:t xml:space="preserve"> ([</w:t>
      </w:r>
      <w:proofErr w:type="spellStart"/>
      <w:r>
        <w:rPr>
          <w:color w:val="333333"/>
          <w:sz w:val="24"/>
          <w:szCs w:val="24"/>
        </w:rPr>
        <w:t>objectName</w:t>
      </w:r>
      <w:proofErr w:type="spellEnd"/>
      <w:r>
        <w:rPr>
          <w:color w:val="333333"/>
          <w:sz w:val="24"/>
          <w:szCs w:val="24"/>
        </w:rPr>
        <w:t xml:space="preserve">] o: </w:t>
      </w:r>
      <w:proofErr w:type="spellStart"/>
      <w:r>
        <w:rPr>
          <w:color w:val="333333"/>
          <w:sz w:val="24"/>
          <w:szCs w:val="24"/>
        </w:rPr>
        <w:t>Trigger.new</w:t>
      </w:r>
      <w:proofErr w:type="spellEnd"/>
      <w:r>
        <w:rPr>
          <w:color w:val="333333"/>
          <w:sz w:val="24"/>
          <w:szCs w:val="24"/>
        </w:rPr>
        <w:t>) {</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2"/>
        <w:ind w:right="18"/>
        <w:rPr>
          <w:color w:val="000000"/>
          <w:sz w:val="23"/>
          <w:szCs w:val="23"/>
        </w:rPr>
      </w:pPr>
    </w:p>
    <w:p w:rsidR="0018576C" w:rsidRDefault="00504F2B">
      <w:pPr>
        <w:pBdr>
          <w:top w:val="nil"/>
          <w:left w:val="nil"/>
          <w:bottom w:val="nil"/>
          <w:right w:val="nil"/>
          <w:between w:val="nil"/>
        </w:pBdr>
        <w:spacing w:line="496" w:lineRule="auto"/>
        <w:ind w:right="18" w:hanging="240"/>
        <w:rPr>
          <w:color w:val="000000"/>
          <w:sz w:val="24"/>
          <w:szCs w:val="24"/>
        </w:rPr>
      </w:pPr>
      <w:r>
        <w:rPr>
          <w:color w:val="333333"/>
          <w:sz w:val="24"/>
          <w:szCs w:val="24"/>
        </w:rPr>
        <w:t xml:space="preserve">// the field-value Map to be passed to the </w:t>
      </w:r>
      <w:proofErr w:type="spellStart"/>
      <w:proofErr w:type="gramStart"/>
      <w:r>
        <w:rPr>
          <w:color w:val="333333"/>
          <w:sz w:val="24"/>
          <w:szCs w:val="24"/>
        </w:rPr>
        <w:t>setPredition</w:t>
      </w:r>
      <w:proofErr w:type="spellEnd"/>
      <w:r>
        <w:rPr>
          <w:color w:val="333333"/>
          <w:sz w:val="24"/>
          <w:szCs w:val="24"/>
        </w:rPr>
        <w:t>(</w:t>
      </w:r>
      <w:proofErr w:type="gramEnd"/>
      <w:r>
        <w:rPr>
          <w:color w:val="333333"/>
          <w:sz w:val="24"/>
          <w:szCs w:val="24"/>
        </w:rPr>
        <w:t xml:space="preserve">) method Map&lt;String, String&gt; </w:t>
      </w:r>
      <w:proofErr w:type="spellStart"/>
      <w:r>
        <w:rPr>
          <w:color w:val="333333"/>
          <w:sz w:val="24"/>
          <w:szCs w:val="24"/>
        </w:rPr>
        <w:t>fieldStringMap</w:t>
      </w:r>
      <w:proofErr w:type="spellEnd"/>
      <w:r>
        <w:rPr>
          <w:color w:val="333333"/>
          <w:sz w:val="24"/>
          <w:szCs w:val="24"/>
        </w:rPr>
        <w:t xml:space="preserve"> = new Map&lt;String, String&gt;();</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4"/>
        <w:ind w:right="18"/>
        <w:rPr>
          <w:color w:val="000000"/>
          <w:sz w:val="23"/>
          <w:szCs w:val="23"/>
        </w:rPr>
      </w:pPr>
    </w:p>
    <w:p w:rsidR="0018576C" w:rsidRDefault="00504F2B">
      <w:pPr>
        <w:pBdr>
          <w:top w:val="nil"/>
          <w:left w:val="nil"/>
          <w:bottom w:val="nil"/>
          <w:right w:val="nil"/>
          <w:between w:val="nil"/>
        </w:pBdr>
        <w:spacing w:line="496" w:lineRule="auto"/>
        <w:ind w:right="18"/>
        <w:rPr>
          <w:color w:val="000000"/>
          <w:sz w:val="24"/>
          <w:szCs w:val="24"/>
        </w:rPr>
      </w:pPr>
      <w:proofErr w:type="spellStart"/>
      <w:proofErr w:type="gramStart"/>
      <w:r>
        <w:rPr>
          <w:color w:val="333333"/>
          <w:sz w:val="24"/>
          <w:szCs w:val="24"/>
        </w:rPr>
        <w:t>fieldStringMap.put</w:t>
      </w:r>
      <w:proofErr w:type="spellEnd"/>
      <w:r>
        <w:rPr>
          <w:color w:val="333333"/>
          <w:sz w:val="24"/>
          <w:szCs w:val="24"/>
        </w:rPr>
        <w:t>(</w:t>
      </w:r>
      <w:proofErr w:type="gramEnd"/>
      <w:r>
        <w:rPr>
          <w:color w:val="333333"/>
          <w:sz w:val="24"/>
          <w:szCs w:val="24"/>
        </w:rPr>
        <w:t xml:space="preserve">'Id', </w:t>
      </w:r>
      <w:proofErr w:type="spellStart"/>
      <w:r>
        <w:rPr>
          <w:color w:val="333333"/>
          <w:sz w:val="24"/>
          <w:szCs w:val="24"/>
        </w:rPr>
        <w:t>o.Id</w:t>
      </w:r>
      <w:proofErr w:type="spellEnd"/>
      <w:r>
        <w:rPr>
          <w:color w:val="333333"/>
          <w:sz w:val="24"/>
          <w:szCs w:val="24"/>
        </w:rPr>
        <w:t xml:space="preserve">); //Must Have this or scoring will fail </w:t>
      </w:r>
      <w:proofErr w:type="spellStart"/>
      <w:r>
        <w:rPr>
          <w:color w:val="333333"/>
          <w:sz w:val="24"/>
          <w:szCs w:val="24"/>
        </w:rPr>
        <w:t>fieldStringMap.put</w:t>
      </w:r>
      <w:proofErr w:type="spellEnd"/>
      <w:r>
        <w:rPr>
          <w:color w:val="333333"/>
          <w:sz w:val="24"/>
          <w:szCs w:val="24"/>
        </w:rPr>
        <w:t xml:space="preserve">('&lt;model field 1&gt;',&lt;value 1&gt;); </w:t>
      </w:r>
      <w:proofErr w:type="spellStart"/>
      <w:r>
        <w:rPr>
          <w:color w:val="333333"/>
          <w:sz w:val="24"/>
          <w:szCs w:val="24"/>
        </w:rPr>
        <w:t>fieldStringMap.put</w:t>
      </w:r>
      <w:proofErr w:type="spellEnd"/>
      <w:r>
        <w:rPr>
          <w:color w:val="333333"/>
          <w:sz w:val="24"/>
          <w:szCs w:val="24"/>
        </w:rPr>
        <w:t xml:space="preserve">('&lt;model field 2&gt;',&lt;value 2&gt;); </w:t>
      </w:r>
      <w:proofErr w:type="spellStart"/>
      <w:r>
        <w:rPr>
          <w:color w:val="333333"/>
          <w:sz w:val="24"/>
          <w:szCs w:val="24"/>
        </w:rPr>
        <w:t>fieldValues.add</w:t>
      </w:r>
      <w:proofErr w:type="spellEnd"/>
      <w:r>
        <w:rPr>
          <w:color w:val="333333"/>
          <w:sz w:val="24"/>
          <w:szCs w:val="24"/>
        </w:rPr>
        <w:t>(</w:t>
      </w:r>
      <w:proofErr w:type="spellStart"/>
      <w:r>
        <w:rPr>
          <w:color w:val="333333"/>
          <w:sz w:val="24"/>
          <w:szCs w:val="24"/>
        </w:rPr>
        <w:t>fieldStringMap</w:t>
      </w:r>
      <w:proofErr w:type="spellEnd"/>
      <w:r>
        <w:rPr>
          <w:color w:val="333333"/>
          <w:sz w:val="24"/>
          <w:szCs w:val="24"/>
        </w:rPr>
        <w:t>);</w:t>
      </w: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ind w:right="18"/>
        <w:rPr>
          <w:color w:val="000000"/>
          <w:sz w:val="26"/>
          <w:szCs w:val="26"/>
        </w:rPr>
      </w:pPr>
    </w:p>
    <w:p w:rsidR="0018576C" w:rsidRDefault="0018576C">
      <w:pPr>
        <w:pBdr>
          <w:top w:val="nil"/>
          <w:left w:val="nil"/>
          <w:bottom w:val="nil"/>
          <w:right w:val="nil"/>
          <w:between w:val="nil"/>
        </w:pBdr>
        <w:spacing w:before="8"/>
        <w:ind w:right="18"/>
        <w:rPr>
          <w:color w:val="000000"/>
          <w:sz w:val="20"/>
          <w:szCs w:val="20"/>
        </w:rPr>
      </w:pPr>
    </w:p>
    <w:p w:rsidR="0018576C" w:rsidRDefault="00504F2B">
      <w:pPr>
        <w:pBdr>
          <w:top w:val="nil"/>
          <w:left w:val="nil"/>
          <w:bottom w:val="nil"/>
          <w:right w:val="nil"/>
          <w:between w:val="nil"/>
        </w:pBdr>
        <w:ind w:right="18"/>
        <w:rPr>
          <w:color w:val="000000"/>
          <w:sz w:val="24"/>
          <w:szCs w:val="24"/>
        </w:rPr>
      </w:pPr>
      <w:r>
        <w:rPr>
          <w:color w:val="333333"/>
          <w:sz w:val="24"/>
          <w:szCs w:val="24"/>
        </w:rPr>
        <w:t>}</w:t>
      </w:r>
    </w:p>
    <w:p w:rsidR="0018576C" w:rsidRDefault="00504F2B">
      <w:pPr>
        <w:pBdr>
          <w:top w:val="nil"/>
          <w:left w:val="nil"/>
          <w:bottom w:val="nil"/>
          <w:right w:val="nil"/>
          <w:between w:val="nil"/>
        </w:pBdr>
        <w:spacing w:before="61" w:line="496" w:lineRule="auto"/>
        <w:ind w:right="18"/>
        <w:rPr>
          <w:color w:val="000000"/>
          <w:sz w:val="24"/>
          <w:szCs w:val="24"/>
        </w:rPr>
      </w:pPr>
      <w:r>
        <w:rPr>
          <w:color w:val="333333"/>
          <w:sz w:val="24"/>
          <w:szCs w:val="24"/>
        </w:rPr>
        <w:t xml:space="preserve">// make sure there are </w:t>
      </w:r>
      <w:proofErr w:type="spellStart"/>
      <w:r>
        <w:rPr>
          <w:color w:val="333333"/>
          <w:sz w:val="24"/>
          <w:szCs w:val="24"/>
        </w:rPr>
        <w:t>fieldValues</w:t>
      </w:r>
      <w:proofErr w:type="spellEnd"/>
      <w:r>
        <w:rPr>
          <w:color w:val="333333"/>
          <w:sz w:val="24"/>
          <w:szCs w:val="24"/>
        </w:rPr>
        <w:t xml:space="preserve"> populated; otherwise, skip this </w:t>
      </w:r>
      <w:proofErr w:type="gramStart"/>
      <w:r>
        <w:rPr>
          <w:color w:val="333333"/>
          <w:sz w:val="24"/>
          <w:szCs w:val="24"/>
        </w:rPr>
        <w:t>if(</w:t>
      </w:r>
      <w:proofErr w:type="spellStart"/>
      <w:proofErr w:type="gramEnd"/>
      <w:r>
        <w:rPr>
          <w:color w:val="333333"/>
          <w:sz w:val="24"/>
          <w:szCs w:val="24"/>
        </w:rPr>
        <w:t>fieldValues.size</w:t>
      </w:r>
      <w:proofErr w:type="spellEnd"/>
      <w:r>
        <w:rPr>
          <w:color w:val="333333"/>
          <w:sz w:val="24"/>
          <w:szCs w:val="24"/>
        </w:rPr>
        <w:t>()&gt;0)</w:t>
      </w:r>
    </w:p>
    <w:p w:rsidR="0018576C" w:rsidRDefault="00504F2B">
      <w:pPr>
        <w:pBdr>
          <w:top w:val="nil"/>
          <w:left w:val="nil"/>
          <w:bottom w:val="nil"/>
          <w:right w:val="nil"/>
          <w:between w:val="nil"/>
        </w:pBdr>
        <w:spacing w:line="273" w:lineRule="auto"/>
        <w:ind w:right="18"/>
        <w:rPr>
          <w:color w:val="000000"/>
          <w:sz w:val="24"/>
          <w:szCs w:val="24"/>
        </w:rPr>
      </w:pPr>
      <w:r>
        <w:rPr>
          <w:color w:val="333333"/>
          <w:sz w:val="24"/>
          <w:szCs w:val="24"/>
        </w:rPr>
        <w:t>{</w:t>
      </w:r>
    </w:p>
    <w:p w:rsidR="0018576C" w:rsidRDefault="0018576C">
      <w:pPr>
        <w:pBdr>
          <w:top w:val="nil"/>
          <w:left w:val="nil"/>
          <w:bottom w:val="nil"/>
          <w:right w:val="nil"/>
          <w:between w:val="nil"/>
        </w:pBdr>
        <w:spacing w:before="6"/>
        <w:ind w:right="18"/>
        <w:rPr>
          <w:color w:val="000000"/>
          <w:sz w:val="25"/>
          <w:szCs w:val="25"/>
        </w:rPr>
      </w:pPr>
    </w:p>
    <w:p w:rsidR="0018576C" w:rsidRDefault="00504F2B">
      <w:pPr>
        <w:pBdr>
          <w:top w:val="nil"/>
          <w:left w:val="nil"/>
          <w:bottom w:val="nil"/>
          <w:right w:val="nil"/>
          <w:between w:val="nil"/>
        </w:pBdr>
        <w:spacing w:line="246" w:lineRule="auto"/>
        <w:ind w:right="18" w:firstLine="2160"/>
        <w:rPr>
          <w:color w:val="000000"/>
          <w:sz w:val="24"/>
          <w:szCs w:val="24"/>
        </w:rPr>
      </w:pPr>
      <w:r>
        <w:rPr>
          <w:color w:val="333333"/>
          <w:sz w:val="24"/>
          <w:szCs w:val="24"/>
        </w:rPr>
        <w:t>ed_</w:t>
      </w:r>
      <w:proofErr w:type="gramStart"/>
      <w:r>
        <w:rPr>
          <w:color w:val="333333"/>
          <w:sz w:val="24"/>
          <w:szCs w:val="24"/>
        </w:rPr>
        <w:t>insights.TriggerHandler.insertUpdateHandleForFieldValues(</w:t>
      </w:r>
      <w:proofErr w:type="gramEnd"/>
      <w:r>
        <w:rPr>
          <w:color w:val="333333"/>
          <w:sz w:val="24"/>
          <w:szCs w:val="24"/>
        </w:rPr>
        <w:t xml:space="preserve">CONFIG_NAME, </w:t>
      </w:r>
      <w:proofErr w:type="spellStart"/>
      <w:r>
        <w:rPr>
          <w:color w:val="333333"/>
          <w:sz w:val="24"/>
          <w:szCs w:val="24"/>
        </w:rPr>
        <w:t>JSON.serialize</w:t>
      </w:r>
      <w:proofErr w:type="spellEnd"/>
      <w:r>
        <w:rPr>
          <w:color w:val="333333"/>
          <w:sz w:val="24"/>
          <w:szCs w:val="24"/>
        </w:rPr>
        <w:t>(</w:t>
      </w:r>
      <w:proofErr w:type="spellStart"/>
      <w:r>
        <w:rPr>
          <w:color w:val="333333"/>
          <w:sz w:val="24"/>
          <w:szCs w:val="24"/>
        </w:rPr>
        <w:t>fieldValues</w:t>
      </w:r>
      <w:proofErr w:type="spellEnd"/>
      <w:r>
        <w:rPr>
          <w:color w:val="333333"/>
          <w:sz w:val="24"/>
          <w:szCs w:val="24"/>
        </w:rPr>
        <w:t>));</w:t>
      </w:r>
    </w:p>
    <w:p w:rsidR="0018576C" w:rsidRDefault="0018576C">
      <w:pPr>
        <w:pBdr>
          <w:top w:val="nil"/>
          <w:left w:val="nil"/>
          <w:bottom w:val="nil"/>
          <w:right w:val="nil"/>
          <w:between w:val="nil"/>
        </w:pBdr>
        <w:spacing w:before="11"/>
        <w:ind w:right="18"/>
        <w:rPr>
          <w:color w:val="000000"/>
          <w:sz w:val="24"/>
          <w:szCs w:val="24"/>
        </w:rPr>
      </w:pPr>
    </w:p>
    <w:p w:rsidR="0018576C" w:rsidRDefault="00504F2B">
      <w:pPr>
        <w:pBdr>
          <w:top w:val="nil"/>
          <w:left w:val="nil"/>
          <w:bottom w:val="nil"/>
          <w:right w:val="nil"/>
          <w:between w:val="nil"/>
        </w:pBdr>
        <w:ind w:right="18"/>
        <w:rPr>
          <w:color w:val="000000"/>
          <w:sz w:val="24"/>
          <w:szCs w:val="24"/>
        </w:rPr>
        <w:sectPr w:rsidR="0018576C">
          <w:pgSz w:w="12240" w:h="15840"/>
          <w:pgMar w:top="1418" w:right="1418" w:bottom="1418" w:left="1985" w:header="0" w:footer="809" w:gutter="0"/>
          <w:cols w:space="720"/>
        </w:sectPr>
      </w:pPr>
      <w:r>
        <w:rPr>
          <w:color w:val="333333"/>
          <w:sz w:val="24"/>
          <w:szCs w:val="24"/>
        </w:rPr>
        <w:t>}</w:t>
      </w:r>
    </w:p>
    <w:p w:rsidR="0018576C" w:rsidRDefault="0018576C">
      <w:pPr>
        <w:rPr>
          <w:sz w:val="10"/>
          <w:szCs w:val="10"/>
        </w:rPr>
      </w:pPr>
    </w:p>
    <w:p w:rsidR="0018576C" w:rsidRDefault="0018576C">
      <w:pPr>
        <w:pBdr>
          <w:top w:val="nil"/>
          <w:left w:val="nil"/>
          <w:bottom w:val="nil"/>
          <w:right w:val="nil"/>
          <w:between w:val="nil"/>
        </w:pBdr>
        <w:spacing w:line="360" w:lineRule="auto"/>
        <w:ind w:right="18"/>
        <w:rPr>
          <w:color w:val="000000"/>
          <w:sz w:val="10"/>
          <w:szCs w:val="10"/>
        </w:rPr>
      </w:pPr>
    </w:p>
    <w:p w:rsidR="0018576C" w:rsidRDefault="00504F2B">
      <w:pPr>
        <w:pStyle w:val="Heading2"/>
        <w:spacing w:before="88" w:line="360" w:lineRule="auto"/>
        <w:ind w:left="0" w:right="18"/>
        <w:rPr>
          <w:sz w:val="32"/>
          <w:szCs w:val="32"/>
        </w:rPr>
      </w:pPr>
      <w:r>
        <w:rPr>
          <w:sz w:val="32"/>
          <w:szCs w:val="32"/>
        </w:rPr>
        <w:t>CHAPTER 7</w:t>
      </w:r>
    </w:p>
    <w:p w:rsidR="0018576C" w:rsidRDefault="00504F2B">
      <w:pPr>
        <w:spacing w:line="360" w:lineRule="auto"/>
        <w:ind w:right="18"/>
        <w:jc w:val="center"/>
        <w:rPr>
          <w:rFonts w:ascii="Cambria" w:eastAsia="Cambria" w:hAnsi="Cambria" w:cs="Cambria"/>
          <w:b/>
          <w:sz w:val="28"/>
          <w:szCs w:val="28"/>
        </w:rPr>
      </w:pPr>
      <w:r>
        <w:rPr>
          <w:rFonts w:ascii="Cambria" w:eastAsia="Cambria" w:hAnsi="Cambria" w:cs="Cambria"/>
          <w:b/>
          <w:sz w:val="28"/>
          <w:szCs w:val="28"/>
        </w:rPr>
        <w:t>OUTPUT SCREEN</w:t>
      </w: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4"/>
          <w:szCs w:val="24"/>
        </w:rPr>
      </w:pPr>
    </w:p>
    <w:p w:rsidR="0018576C" w:rsidRDefault="00504F2B">
      <w:pPr>
        <w:pStyle w:val="Heading2"/>
        <w:tabs>
          <w:tab w:val="left" w:pos="1159"/>
        </w:tabs>
        <w:spacing w:before="52"/>
        <w:ind w:left="699" w:right="18" w:hanging="699"/>
        <w:jc w:val="left"/>
        <w:rPr>
          <w:rFonts w:ascii="Cambria" w:eastAsia="Cambria" w:hAnsi="Cambria" w:cs="Cambria"/>
        </w:rPr>
      </w:pPr>
      <w:r>
        <w:rPr>
          <w:rFonts w:ascii="Cambria" w:eastAsia="Cambria" w:hAnsi="Cambria" w:cs="Cambria"/>
        </w:rPr>
        <w:t>7.1 Screenshots of Modules:</w:t>
      </w:r>
      <w:r>
        <w:rPr>
          <w:rFonts w:ascii="Cambria" w:eastAsia="Cambria" w:hAnsi="Cambria" w:cs="Cambria"/>
        </w:rPr>
        <w:br/>
      </w:r>
    </w:p>
    <w:p w:rsidR="0018576C" w:rsidRDefault="0018576C">
      <w:pPr>
        <w:pStyle w:val="Heading2"/>
        <w:tabs>
          <w:tab w:val="left" w:pos="1159"/>
        </w:tabs>
        <w:spacing w:before="52"/>
        <w:ind w:left="0" w:right="18"/>
        <w:jc w:val="left"/>
        <w:rPr>
          <w:rFonts w:ascii="Cambria" w:eastAsia="Cambria" w:hAnsi="Cambria" w:cs="Cambria"/>
        </w:rPr>
      </w:pPr>
    </w:p>
    <w:p w:rsidR="0018576C" w:rsidRDefault="00504F2B">
      <w:pPr>
        <w:pStyle w:val="Heading2"/>
        <w:tabs>
          <w:tab w:val="left" w:pos="1159"/>
        </w:tabs>
        <w:spacing w:before="52" w:line="360" w:lineRule="auto"/>
        <w:ind w:left="0" w:right="18"/>
        <w:jc w:val="left"/>
        <w:rPr>
          <w:rFonts w:ascii="Cambria" w:eastAsia="Cambria" w:hAnsi="Cambria" w:cs="Cambria"/>
          <w:b w:val="0"/>
          <w:sz w:val="24"/>
          <w:szCs w:val="24"/>
        </w:rPr>
      </w:pPr>
      <w:r>
        <w:rPr>
          <w:rFonts w:ascii="Cambria" w:eastAsia="Cambria" w:hAnsi="Cambria" w:cs="Cambria"/>
          <w:b w:val="0"/>
          <w:sz w:val="24"/>
          <w:szCs w:val="24"/>
        </w:rPr>
        <w:t>Application main page that shows all the menu related to application in one place.</w:t>
      </w:r>
    </w:p>
    <w:p w:rsidR="0018576C" w:rsidRDefault="00504F2B">
      <w:pPr>
        <w:pStyle w:val="Heading2"/>
        <w:tabs>
          <w:tab w:val="left" w:pos="1159"/>
        </w:tabs>
        <w:spacing w:before="52" w:line="360" w:lineRule="auto"/>
        <w:ind w:left="0" w:right="18"/>
        <w:jc w:val="left"/>
        <w:rPr>
          <w:rFonts w:ascii="Cambria" w:eastAsia="Cambria" w:hAnsi="Cambria" w:cs="Cambria"/>
          <w:sz w:val="24"/>
          <w:szCs w:val="24"/>
        </w:rPr>
      </w:pPr>
      <w:r>
        <w:rPr>
          <w:rFonts w:ascii="Cambria" w:eastAsia="Cambria" w:hAnsi="Cambria" w:cs="Cambria"/>
          <w:b w:val="0"/>
          <w:sz w:val="24"/>
          <w:szCs w:val="24"/>
        </w:rPr>
        <w:t>Its having the menu bar along with dashboard to show the count of the active and deactivate Client/User and also shows the course related things like course wise Client/User no</w:t>
      </w:r>
      <w:r>
        <w:rPr>
          <w:rFonts w:ascii="Cambria" w:eastAsia="Cambria" w:hAnsi="Cambria" w:cs="Cambria"/>
          <w:sz w:val="24"/>
          <w:szCs w:val="24"/>
        </w:rPr>
        <w:t xml:space="preserve">  </w:t>
      </w:r>
    </w:p>
    <w:p w:rsidR="0018576C" w:rsidRDefault="0018576C">
      <w:pPr>
        <w:pBdr>
          <w:top w:val="nil"/>
          <w:left w:val="nil"/>
          <w:bottom w:val="nil"/>
          <w:right w:val="nil"/>
          <w:between w:val="nil"/>
        </w:pBdr>
        <w:ind w:right="18"/>
        <w:rPr>
          <w:rFonts w:ascii="Cambria" w:eastAsia="Cambria" w:hAnsi="Cambria" w:cs="Cambria"/>
          <w:b/>
          <w:color w:val="000000"/>
          <w:sz w:val="24"/>
          <w:szCs w:val="24"/>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18576C">
      <w:pPr>
        <w:pBdr>
          <w:top w:val="nil"/>
          <w:left w:val="nil"/>
          <w:bottom w:val="nil"/>
          <w:right w:val="nil"/>
          <w:between w:val="nil"/>
        </w:pBdr>
        <w:ind w:right="18"/>
        <w:rPr>
          <w:rFonts w:ascii="Cambria" w:eastAsia="Cambria" w:hAnsi="Cambria" w:cs="Cambria"/>
          <w:b/>
          <w:color w:val="000000"/>
          <w:sz w:val="20"/>
          <w:szCs w:val="20"/>
        </w:rPr>
      </w:pPr>
    </w:p>
    <w:p w:rsidR="0018576C" w:rsidRDefault="00504F2B">
      <w:pPr>
        <w:pBdr>
          <w:top w:val="nil"/>
          <w:left w:val="nil"/>
          <w:bottom w:val="nil"/>
          <w:right w:val="nil"/>
          <w:between w:val="nil"/>
        </w:pBdr>
        <w:spacing w:before="6"/>
        <w:ind w:left="-284" w:right="18"/>
        <w:rPr>
          <w:rFonts w:ascii="Cambria" w:eastAsia="Cambria" w:hAnsi="Cambria" w:cs="Cambria"/>
          <w:b/>
          <w:color w:val="000000"/>
          <w:sz w:val="10"/>
          <w:szCs w:val="10"/>
        </w:rPr>
      </w:pPr>
      <w:r>
        <w:rPr>
          <w:noProof/>
          <w:color w:val="000000"/>
          <w:sz w:val="24"/>
          <w:szCs w:val="24"/>
          <w:lang w:val="en-IN"/>
        </w:rPr>
        <w:drawing>
          <wp:inline distT="0" distB="0" distL="0" distR="0">
            <wp:extent cx="5799391" cy="3199280"/>
            <wp:effectExtent l="0" t="0" r="0" b="0"/>
            <wp:docPr id="4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99391" cy="3199280"/>
                    </a:xfrm>
                    <a:prstGeom prst="rect">
                      <a:avLst/>
                    </a:prstGeom>
                    <a:ln/>
                  </pic:spPr>
                </pic:pic>
              </a:graphicData>
            </a:graphic>
          </wp:inline>
        </w:drawing>
      </w:r>
    </w:p>
    <w:p w:rsidR="0018576C" w:rsidRDefault="0018576C">
      <w:pPr>
        <w:pBdr>
          <w:top w:val="nil"/>
          <w:left w:val="nil"/>
          <w:bottom w:val="nil"/>
          <w:right w:val="nil"/>
          <w:between w:val="nil"/>
        </w:pBdr>
        <w:spacing w:before="5"/>
        <w:ind w:right="18"/>
        <w:rPr>
          <w:rFonts w:ascii="Cambria" w:eastAsia="Cambria" w:hAnsi="Cambria" w:cs="Cambria"/>
          <w:b/>
          <w:color w:val="000000"/>
          <w:sz w:val="23"/>
          <w:szCs w:val="23"/>
        </w:rPr>
      </w:pPr>
    </w:p>
    <w:p w:rsidR="0018576C" w:rsidRDefault="00504F2B">
      <w:pPr>
        <w:spacing w:before="52"/>
        <w:ind w:right="18"/>
        <w:jc w:val="center"/>
        <w:rPr>
          <w:rFonts w:ascii="Calibri" w:eastAsia="Calibri" w:hAnsi="Calibri" w:cs="Calibri"/>
          <w:b/>
          <w:sz w:val="24"/>
          <w:szCs w:val="24"/>
        </w:rPr>
      </w:pPr>
      <w:r>
        <w:rPr>
          <w:rFonts w:ascii="Calibri" w:eastAsia="Calibri" w:hAnsi="Calibri" w:cs="Calibri"/>
          <w:b/>
          <w:sz w:val="24"/>
          <w:szCs w:val="24"/>
        </w:rPr>
        <w:t>Fig 7.1 Showing home page</w:t>
      </w: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504F2B">
      <w:pPr>
        <w:pStyle w:val="Heading2"/>
        <w:numPr>
          <w:ilvl w:val="1"/>
          <w:numId w:val="26"/>
        </w:numPr>
        <w:tabs>
          <w:tab w:val="left" w:pos="709"/>
        </w:tabs>
        <w:spacing w:before="256"/>
        <w:ind w:left="1134" w:right="18" w:hanging="992"/>
        <w:jc w:val="left"/>
        <w:rPr>
          <w:sz w:val="26"/>
          <w:szCs w:val="26"/>
        </w:rPr>
      </w:pPr>
      <w:r>
        <w:t>Account Object:</w:t>
      </w:r>
    </w:p>
    <w:p w:rsidR="0018576C" w:rsidRDefault="00504F2B">
      <w:pPr>
        <w:pStyle w:val="Heading2"/>
        <w:tabs>
          <w:tab w:val="left" w:pos="1121"/>
        </w:tabs>
        <w:spacing w:before="256" w:line="360" w:lineRule="auto"/>
        <w:ind w:left="0" w:right="18"/>
        <w:jc w:val="left"/>
        <w:rPr>
          <w:b w:val="0"/>
          <w:sz w:val="24"/>
          <w:szCs w:val="24"/>
        </w:rPr>
      </w:pPr>
      <w:r>
        <w:rPr>
          <w:b w:val="0"/>
          <w:sz w:val="24"/>
          <w:szCs w:val="24"/>
        </w:rPr>
        <w:t>Users can create the Account and add the course related information to show on the web page and add the several other information like the Available seats and the studies materials, fees, qualification marks and passing marks.</w:t>
      </w:r>
    </w:p>
    <w:p w:rsidR="0018576C" w:rsidRDefault="0018576C">
      <w:pPr>
        <w:pStyle w:val="Heading2"/>
        <w:tabs>
          <w:tab w:val="left" w:pos="1121"/>
        </w:tabs>
        <w:spacing w:before="256"/>
        <w:ind w:left="0" w:right="18"/>
        <w:jc w:val="left"/>
        <w:rPr>
          <w:sz w:val="26"/>
          <w:szCs w:val="26"/>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8"/>
        <w:ind w:left="-142" w:right="18"/>
        <w:rPr>
          <w:b/>
          <w:color w:val="000000"/>
          <w:sz w:val="25"/>
          <w:szCs w:val="25"/>
        </w:rPr>
      </w:pPr>
      <w:r>
        <w:rPr>
          <w:noProof/>
          <w:sz w:val="24"/>
          <w:szCs w:val="24"/>
          <w:lang w:val="en-IN"/>
        </w:rPr>
        <w:drawing>
          <wp:inline distT="114300" distB="114300" distL="114300" distR="114300">
            <wp:extent cx="5611495" cy="1689100"/>
            <wp:effectExtent l="0" t="0" r="0" b="0"/>
            <wp:docPr id="4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611495" cy="1689100"/>
                    </a:xfrm>
                    <a:prstGeom prst="rect">
                      <a:avLst/>
                    </a:prstGeom>
                    <a:ln/>
                  </pic:spPr>
                </pic:pic>
              </a:graphicData>
            </a:graphic>
          </wp:inline>
        </w:drawing>
      </w:r>
    </w:p>
    <w:p w:rsidR="0018576C" w:rsidRDefault="0018576C">
      <w:pPr>
        <w:pBdr>
          <w:top w:val="nil"/>
          <w:left w:val="nil"/>
          <w:bottom w:val="nil"/>
          <w:right w:val="nil"/>
          <w:between w:val="nil"/>
        </w:pBdr>
        <w:spacing w:before="7"/>
        <w:ind w:right="18"/>
        <w:rPr>
          <w:b/>
          <w:color w:val="000000"/>
          <w:sz w:val="17"/>
          <w:szCs w:val="17"/>
        </w:rPr>
      </w:pPr>
    </w:p>
    <w:p w:rsidR="0018576C" w:rsidRDefault="00504F2B">
      <w:pPr>
        <w:spacing w:before="52"/>
        <w:ind w:right="18"/>
        <w:jc w:val="center"/>
        <w:rPr>
          <w:rFonts w:ascii="Calibri" w:eastAsia="Calibri" w:hAnsi="Calibri" w:cs="Calibri"/>
          <w:b/>
          <w:sz w:val="24"/>
          <w:szCs w:val="24"/>
        </w:rPr>
        <w:sectPr w:rsidR="0018576C">
          <w:pgSz w:w="12240" w:h="15840"/>
          <w:pgMar w:top="1418" w:right="1418" w:bottom="1418" w:left="1985" w:header="0" w:footer="809" w:gutter="0"/>
          <w:cols w:space="720"/>
        </w:sectPr>
      </w:pPr>
      <w:r>
        <w:rPr>
          <w:rFonts w:ascii="Calibri" w:eastAsia="Calibri" w:hAnsi="Calibri" w:cs="Calibri"/>
          <w:b/>
          <w:sz w:val="24"/>
          <w:szCs w:val="24"/>
        </w:rPr>
        <w:t>Fig 7.2 Showing Account Object</w:t>
      </w: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spacing w:before="11"/>
        <w:ind w:right="18"/>
        <w:rPr>
          <w:rFonts w:ascii="Calibri" w:eastAsia="Calibri" w:hAnsi="Calibri" w:cs="Calibri"/>
          <w:b/>
          <w:color w:val="000000"/>
          <w:sz w:val="17"/>
          <w:szCs w:val="17"/>
        </w:rPr>
      </w:pPr>
    </w:p>
    <w:p w:rsidR="0018576C" w:rsidRDefault="00504F2B">
      <w:pPr>
        <w:pStyle w:val="Heading2"/>
        <w:tabs>
          <w:tab w:val="left" w:pos="1051"/>
        </w:tabs>
        <w:spacing w:before="88"/>
        <w:ind w:left="699" w:right="18" w:hanging="841"/>
        <w:jc w:val="left"/>
        <w:rPr>
          <w:sz w:val="26"/>
          <w:szCs w:val="26"/>
        </w:rPr>
      </w:pPr>
      <w:r>
        <w:t>7.3 Validations on Account Object:</w:t>
      </w:r>
    </w:p>
    <w:p w:rsidR="0018576C" w:rsidRDefault="0018576C">
      <w:pPr>
        <w:pStyle w:val="Heading2"/>
        <w:tabs>
          <w:tab w:val="left" w:pos="1051"/>
        </w:tabs>
        <w:spacing w:before="88"/>
        <w:ind w:left="0" w:right="18"/>
        <w:jc w:val="left"/>
      </w:pPr>
    </w:p>
    <w:p w:rsidR="0018576C" w:rsidRDefault="00504F2B">
      <w:pPr>
        <w:pStyle w:val="Heading2"/>
        <w:tabs>
          <w:tab w:val="left" w:pos="1051"/>
        </w:tabs>
        <w:spacing w:before="88" w:line="360" w:lineRule="auto"/>
        <w:ind w:left="0" w:right="18"/>
        <w:jc w:val="left"/>
        <w:rPr>
          <w:b w:val="0"/>
          <w:sz w:val="24"/>
          <w:szCs w:val="24"/>
        </w:rPr>
      </w:pPr>
      <w:r>
        <w:rPr>
          <w:b w:val="0"/>
          <w:sz w:val="24"/>
          <w:szCs w:val="24"/>
        </w:rPr>
        <w:t>On adding the Account to the page we also create some validation related rules for the data verifications.</w:t>
      </w:r>
    </w:p>
    <w:p w:rsidR="0018576C" w:rsidRDefault="00504F2B">
      <w:pPr>
        <w:pStyle w:val="Heading2"/>
        <w:numPr>
          <w:ilvl w:val="0"/>
          <w:numId w:val="1"/>
        </w:numPr>
        <w:tabs>
          <w:tab w:val="left" w:pos="1051"/>
        </w:tabs>
        <w:spacing w:before="88" w:line="360" w:lineRule="auto"/>
        <w:ind w:left="0" w:right="18"/>
        <w:jc w:val="left"/>
        <w:rPr>
          <w:b w:val="0"/>
          <w:sz w:val="24"/>
          <w:szCs w:val="24"/>
        </w:rPr>
      </w:pPr>
      <w:r>
        <w:rPr>
          <w:b w:val="0"/>
          <w:sz w:val="24"/>
          <w:szCs w:val="24"/>
        </w:rPr>
        <w:t xml:space="preserve">Check that Account </w:t>
      </w:r>
      <w:proofErr w:type="gramStart"/>
      <w:r>
        <w:rPr>
          <w:b w:val="0"/>
          <w:sz w:val="24"/>
          <w:szCs w:val="24"/>
        </w:rPr>
        <w:t>id ..</w:t>
      </w:r>
      <w:proofErr w:type="gramEnd"/>
    </w:p>
    <w:p w:rsidR="0018576C" w:rsidRDefault="00504F2B">
      <w:pPr>
        <w:pStyle w:val="Heading2"/>
        <w:numPr>
          <w:ilvl w:val="0"/>
          <w:numId w:val="1"/>
        </w:numPr>
        <w:tabs>
          <w:tab w:val="left" w:pos="1051"/>
        </w:tabs>
        <w:spacing w:before="88" w:line="360" w:lineRule="auto"/>
        <w:ind w:left="0" w:right="18"/>
        <w:jc w:val="left"/>
        <w:rPr>
          <w:b w:val="0"/>
          <w:sz w:val="24"/>
          <w:szCs w:val="24"/>
        </w:rPr>
      </w:pPr>
      <w:r>
        <w:rPr>
          <w:b w:val="0"/>
          <w:sz w:val="24"/>
          <w:szCs w:val="24"/>
        </w:rPr>
        <w:t>Users can’t click on save button until Account name blank.</w:t>
      </w:r>
    </w:p>
    <w:p w:rsidR="0018576C" w:rsidRDefault="0018576C">
      <w:pPr>
        <w:pBdr>
          <w:top w:val="nil"/>
          <w:left w:val="nil"/>
          <w:bottom w:val="nil"/>
          <w:right w:val="nil"/>
          <w:between w:val="nil"/>
        </w:pBdr>
        <w:spacing w:line="360" w:lineRule="auto"/>
        <w:ind w:right="18"/>
        <w:rPr>
          <w:b/>
          <w:color w:val="000000"/>
          <w:sz w:val="24"/>
          <w:szCs w:val="24"/>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3"/>
        <w:ind w:left="-426" w:right="18"/>
        <w:rPr>
          <w:b/>
          <w:color w:val="000000"/>
          <w:sz w:val="12"/>
          <w:szCs w:val="12"/>
        </w:rPr>
      </w:pPr>
      <w:r>
        <w:rPr>
          <w:noProof/>
          <w:sz w:val="24"/>
          <w:szCs w:val="24"/>
          <w:lang w:val="en-IN"/>
        </w:rPr>
        <w:drawing>
          <wp:inline distT="114300" distB="114300" distL="114300" distR="114300">
            <wp:extent cx="5611495" cy="1257300"/>
            <wp:effectExtent l="0" t="0" r="0" b="0"/>
            <wp:docPr id="4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611495" cy="1257300"/>
                    </a:xfrm>
                    <a:prstGeom prst="rect">
                      <a:avLst/>
                    </a:prstGeom>
                    <a:ln/>
                  </pic:spPr>
                </pic:pic>
              </a:graphicData>
            </a:graphic>
          </wp:inline>
        </w:drawing>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4"/>
        <w:ind w:right="18"/>
        <w:rPr>
          <w:b/>
          <w:color w:val="000000"/>
          <w:sz w:val="26"/>
          <w:szCs w:val="26"/>
        </w:rPr>
      </w:pPr>
    </w:p>
    <w:p w:rsidR="0018576C" w:rsidRDefault="00504F2B">
      <w:pPr>
        <w:spacing w:before="52"/>
        <w:ind w:right="18"/>
        <w:jc w:val="center"/>
        <w:rPr>
          <w:rFonts w:ascii="Calibri" w:eastAsia="Calibri" w:hAnsi="Calibri" w:cs="Calibri"/>
          <w:b/>
          <w:sz w:val="24"/>
          <w:szCs w:val="24"/>
        </w:rPr>
      </w:pPr>
      <w:r>
        <w:rPr>
          <w:rFonts w:ascii="Calibri" w:eastAsia="Calibri" w:hAnsi="Calibri" w:cs="Calibri"/>
          <w:b/>
          <w:sz w:val="24"/>
          <w:szCs w:val="24"/>
        </w:rPr>
        <w:t>Fig 7.3 Validations</w:t>
      </w:r>
    </w:p>
    <w:p w:rsidR="0018576C" w:rsidRDefault="0018576C">
      <w:pPr>
        <w:spacing w:before="52"/>
        <w:ind w:right="18"/>
        <w:jc w:val="center"/>
        <w:rPr>
          <w:rFonts w:ascii="Calibri" w:eastAsia="Calibri" w:hAnsi="Calibri" w:cs="Calibri"/>
          <w:b/>
          <w:sz w:val="24"/>
          <w:szCs w:val="24"/>
        </w:rPr>
      </w:pPr>
    </w:p>
    <w:p w:rsidR="0018576C" w:rsidRDefault="00504F2B">
      <w:pPr>
        <w:pBdr>
          <w:top w:val="nil"/>
          <w:left w:val="nil"/>
          <w:bottom w:val="nil"/>
          <w:right w:val="nil"/>
          <w:between w:val="nil"/>
        </w:pBdr>
        <w:spacing w:before="6" w:line="360" w:lineRule="auto"/>
        <w:ind w:right="18"/>
        <w:rPr>
          <w:sz w:val="24"/>
          <w:szCs w:val="24"/>
        </w:rPr>
      </w:pPr>
      <w:r>
        <w:rPr>
          <w:color w:val="000000"/>
          <w:sz w:val="24"/>
          <w:szCs w:val="24"/>
        </w:rPr>
        <w:t xml:space="preserve">We have also put the barriers on the </w:t>
      </w:r>
      <w:r>
        <w:rPr>
          <w:sz w:val="24"/>
          <w:szCs w:val="24"/>
        </w:rPr>
        <w:t xml:space="preserve">Account </w:t>
      </w:r>
      <w:r>
        <w:rPr>
          <w:color w:val="000000"/>
          <w:sz w:val="24"/>
          <w:szCs w:val="24"/>
        </w:rPr>
        <w:t xml:space="preserve">structures </w:t>
      </w:r>
    </w:p>
    <w:p w:rsidR="0018576C" w:rsidRDefault="00504F2B">
      <w:pPr>
        <w:numPr>
          <w:ilvl w:val="0"/>
          <w:numId w:val="3"/>
        </w:numPr>
        <w:pBdr>
          <w:top w:val="nil"/>
          <w:left w:val="nil"/>
          <w:bottom w:val="nil"/>
          <w:right w:val="nil"/>
          <w:between w:val="nil"/>
        </w:pBdr>
        <w:spacing w:before="6" w:line="360" w:lineRule="auto"/>
        <w:ind w:left="0" w:right="18"/>
        <w:rPr>
          <w:color w:val="000000"/>
          <w:sz w:val="24"/>
          <w:szCs w:val="24"/>
        </w:rPr>
      </w:pPr>
      <w:r>
        <w:rPr>
          <w:sz w:val="24"/>
          <w:szCs w:val="24"/>
        </w:rPr>
        <w:t xml:space="preserve">Account Number </w:t>
      </w:r>
      <w:proofErr w:type="spellStart"/>
      <w:r>
        <w:rPr>
          <w:sz w:val="24"/>
          <w:szCs w:val="24"/>
        </w:rPr>
        <w:t>Datatype</w:t>
      </w:r>
      <w:proofErr w:type="spellEnd"/>
      <w:r>
        <w:rPr>
          <w:sz w:val="24"/>
          <w:szCs w:val="24"/>
        </w:rPr>
        <w:t xml:space="preserve"> should be Number</w:t>
      </w:r>
    </w:p>
    <w:p w:rsidR="0018576C" w:rsidRDefault="00504F2B">
      <w:pPr>
        <w:numPr>
          <w:ilvl w:val="0"/>
          <w:numId w:val="3"/>
        </w:numPr>
        <w:pBdr>
          <w:top w:val="nil"/>
          <w:left w:val="nil"/>
          <w:bottom w:val="nil"/>
          <w:right w:val="nil"/>
          <w:between w:val="nil"/>
        </w:pBdr>
        <w:spacing w:before="6" w:line="360" w:lineRule="auto"/>
        <w:ind w:left="0" w:right="18"/>
        <w:rPr>
          <w:color w:val="000000"/>
          <w:sz w:val="24"/>
          <w:szCs w:val="24"/>
        </w:rPr>
      </w:pPr>
      <w:r>
        <w:rPr>
          <w:sz w:val="24"/>
          <w:szCs w:val="24"/>
        </w:rPr>
        <w:t>Account Number Cannot be Blank</w:t>
      </w:r>
    </w:p>
    <w:p w:rsidR="0018576C" w:rsidRDefault="00504F2B">
      <w:pPr>
        <w:spacing w:before="6" w:line="360" w:lineRule="auto"/>
        <w:ind w:left="720" w:right="18"/>
        <w:rPr>
          <w:sz w:val="24"/>
          <w:szCs w:val="24"/>
        </w:rPr>
      </w:pPr>
      <w:r>
        <w:rPr>
          <w:sz w:val="24"/>
          <w:szCs w:val="24"/>
        </w:rPr>
        <w:t>.</w:t>
      </w:r>
    </w:p>
    <w:p w:rsidR="0018576C" w:rsidRDefault="0018576C">
      <w:pPr>
        <w:pBdr>
          <w:top w:val="nil"/>
          <w:left w:val="nil"/>
          <w:bottom w:val="nil"/>
          <w:right w:val="nil"/>
          <w:between w:val="nil"/>
        </w:pBdr>
        <w:spacing w:before="6"/>
        <w:ind w:right="18"/>
        <w:rPr>
          <w:color w:val="000000"/>
          <w:sz w:val="24"/>
          <w:szCs w:val="24"/>
        </w:rPr>
      </w:pPr>
    </w:p>
    <w:p w:rsidR="0018576C" w:rsidRDefault="0018576C">
      <w:pPr>
        <w:pBdr>
          <w:top w:val="nil"/>
          <w:left w:val="nil"/>
          <w:bottom w:val="nil"/>
          <w:right w:val="nil"/>
          <w:between w:val="nil"/>
        </w:pBdr>
        <w:spacing w:before="6"/>
        <w:ind w:right="18"/>
        <w:rPr>
          <w:color w:val="000000"/>
          <w:sz w:val="24"/>
          <w:szCs w:val="24"/>
        </w:rPr>
      </w:pPr>
    </w:p>
    <w:p w:rsidR="0018576C" w:rsidRDefault="0018576C">
      <w:pPr>
        <w:pBdr>
          <w:top w:val="nil"/>
          <w:left w:val="nil"/>
          <w:bottom w:val="nil"/>
          <w:right w:val="nil"/>
          <w:between w:val="nil"/>
        </w:pBdr>
        <w:spacing w:before="6"/>
        <w:ind w:right="18"/>
        <w:rPr>
          <w:color w:val="000000"/>
          <w:sz w:val="24"/>
          <w:szCs w:val="24"/>
        </w:rPr>
      </w:pPr>
    </w:p>
    <w:p w:rsidR="0018576C" w:rsidRDefault="00504F2B">
      <w:pPr>
        <w:pBdr>
          <w:top w:val="nil"/>
          <w:left w:val="nil"/>
          <w:bottom w:val="nil"/>
          <w:right w:val="nil"/>
          <w:between w:val="nil"/>
        </w:pBdr>
        <w:spacing w:before="6"/>
        <w:ind w:left="-426" w:right="18"/>
        <w:rPr>
          <w:rFonts w:ascii="Calibri" w:eastAsia="Calibri" w:hAnsi="Calibri" w:cs="Calibri"/>
          <w:b/>
          <w:color w:val="000000"/>
          <w:sz w:val="18"/>
          <w:szCs w:val="18"/>
        </w:rPr>
      </w:pPr>
      <w:r>
        <w:rPr>
          <w:noProof/>
          <w:sz w:val="24"/>
          <w:szCs w:val="24"/>
          <w:lang w:val="en-IN"/>
        </w:rPr>
        <w:lastRenderedPageBreak/>
        <w:drawing>
          <wp:inline distT="114300" distB="114300" distL="114300" distR="114300">
            <wp:extent cx="5611495" cy="2794000"/>
            <wp:effectExtent l="0" t="0" r="0" b="0"/>
            <wp:docPr id="4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611495" cy="2794000"/>
                    </a:xfrm>
                    <a:prstGeom prst="rect">
                      <a:avLst/>
                    </a:prstGeom>
                    <a:ln/>
                  </pic:spPr>
                </pic:pic>
              </a:graphicData>
            </a:graphic>
          </wp:inline>
        </w:drawing>
      </w:r>
    </w:p>
    <w:p w:rsidR="0018576C" w:rsidRDefault="0018576C">
      <w:pPr>
        <w:pBdr>
          <w:top w:val="nil"/>
          <w:left w:val="nil"/>
          <w:bottom w:val="nil"/>
          <w:right w:val="nil"/>
          <w:between w:val="nil"/>
        </w:pBdr>
        <w:ind w:right="18"/>
        <w:rPr>
          <w:rFonts w:ascii="Calibri" w:eastAsia="Calibri" w:hAnsi="Calibri" w:cs="Calibri"/>
          <w:b/>
          <w:color w:val="000000"/>
          <w:sz w:val="21"/>
          <w:szCs w:val="21"/>
        </w:rPr>
      </w:pPr>
    </w:p>
    <w:p w:rsidR="0018576C" w:rsidRDefault="00504F2B">
      <w:pPr>
        <w:ind w:right="18"/>
        <w:jc w:val="center"/>
        <w:rPr>
          <w:rFonts w:ascii="Calibri" w:eastAsia="Calibri" w:hAnsi="Calibri" w:cs="Calibri"/>
          <w:b/>
          <w:color w:val="000000"/>
          <w:sz w:val="18"/>
          <w:szCs w:val="18"/>
        </w:rPr>
      </w:pPr>
      <w:r>
        <w:rPr>
          <w:rFonts w:ascii="Calibri" w:eastAsia="Calibri" w:hAnsi="Calibri" w:cs="Calibri"/>
          <w:b/>
          <w:sz w:val="24"/>
          <w:szCs w:val="24"/>
        </w:rPr>
        <w:t>Fig 7.4 Validations on Account Object</w:t>
      </w:r>
    </w:p>
    <w:p w:rsidR="0018576C" w:rsidRDefault="0018576C">
      <w:pPr>
        <w:ind w:right="18"/>
        <w:rPr>
          <w:rFonts w:ascii="Calibri" w:eastAsia="Calibri" w:hAnsi="Calibri" w:cs="Calibri"/>
          <w:sz w:val="18"/>
          <w:szCs w:val="18"/>
        </w:rPr>
      </w:pPr>
    </w:p>
    <w:p w:rsidR="0018576C" w:rsidRDefault="0018576C">
      <w:pPr>
        <w:rPr>
          <w:rFonts w:ascii="Calibri" w:eastAsia="Calibri" w:hAnsi="Calibri" w:cs="Calibri"/>
          <w:b/>
          <w:sz w:val="20"/>
          <w:szCs w:val="20"/>
        </w:rPr>
      </w:pPr>
    </w:p>
    <w:p w:rsidR="0018576C" w:rsidRDefault="00504F2B">
      <w:pPr>
        <w:pStyle w:val="Heading2"/>
        <w:tabs>
          <w:tab w:val="left" w:pos="1120"/>
        </w:tabs>
        <w:spacing w:before="89"/>
        <w:ind w:left="699" w:right="18" w:hanging="983"/>
        <w:jc w:val="left"/>
      </w:pPr>
      <w:r>
        <w:t>7.4 Enrollment Object:</w:t>
      </w:r>
    </w:p>
    <w:p w:rsidR="0018576C" w:rsidRDefault="0018576C">
      <w:pPr>
        <w:pStyle w:val="Heading2"/>
        <w:tabs>
          <w:tab w:val="left" w:pos="1120"/>
        </w:tabs>
        <w:spacing w:before="89"/>
        <w:ind w:left="0" w:right="18"/>
        <w:jc w:val="left"/>
      </w:pPr>
    </w:p>
    <w:p w:rsidR="0018576C" w:rsidRDefault="00504F2B">
      <w:pPr>
        <w:pStyle w:val="Heading2"/>
        <w:tabs>
          <w:tab w:val="left" w:pos="1120"/>
        </w:tabs>
        <w:spacing w:before="89" w:line="360" w:lineRule="auto"/>
        <w:ind w:left="0" w:right="18"/>
        <w:jc w:val="left"/>
        <w:rPr>
          <w:b w:val="0"/>
          <w:sz w:val="24"/>
          <w:szCs w:val="24"/>
        </w:rPr>
      </w:pPr>
      <w:r>
        <w:rPr>
          <w:b w:val="0"/>
          <w:sz w:val="24"/>
          <w:szCs w:val="24"/>
        </w:rPr>
        <w:t>Client/User mapping with the Account and Payment.</w:t>
      </w:r>
    </w:p>
    <w:p w:rsidR="0018576C" w:rsidRDefault="00504F2B">
      <w:pPr>
        <w:pStyle w:val="Heading2"/>
        <w:tabs>
          <w:tab w:val="left" w:pos="1120"/>
        </w:tabs>
        <w:spacing w:before="89" w:line="360" w:lineRule="auto"/>
        <w:ind w:left="0" w:right="18"/>
        <w:jc w:val="left"/>
        <w:rPr>
          <w:sz w:val="24"/>
          <w:szCs w:val="24"/>
        </w:rPr>
      </w:pPr>
      <w:r>
        <w:rPr>
          <w:b w:val="0"/>
          <w:sz w:val="24"/>
          <w:szCs w:val="24"/>
        </w:rPr>
        <w:t xml:space="preserve">This page is used to save or update the Client/User enroll Account and the </w:t>
      </w:r>
      <w:proofErr w:type="gramStart"/>
      <w:r>
        <w:rPr>
          <w:b w:val="0"/>
          <w:sz w:val="24"/>
          <w:szCs w:val="24"/>
        </w:rPr>
        <w:t>payment  which</w:t>
      </w:r>
      <w:proofErr w:type="gramEnd"/>
      <w:r>
        <w:rPr>
          <w:b w:val="0"/>
          <w:sz w:val="24"/>
          <w:szCs w:val="24"/>
        </w:rPr>
        <w:t xml:space="preserve"> is charged from the user. This page is useful when a Client is not confused in the Account selection on the enrollment time or any Client/User who is eligible for the</w:t>
      </w:r>
      <w:r>
        <w:rPr>
          <w:b w:val="0"/>
          <w:sz w:val="24"/>
          <w:szCs w:val="24"/>
        </w:rPr>
        <w:t xml:space="preserve"> special discounts on the Payment </w:t>
      </w:r>
      <w:proofErr w:type="gramStart"/>
      <w:r>
        <w:rPr>
          <w:b w:val="0"/>
          <w:sz w:val="24"/>
          <w:szCs w:val="24"/>
        </w:rPr>
        <w:t>fees .</w:t>
      </w:r>
      <w:proofErr w:type="gramEnd"/>
    </w:p>
    <w:p w:rsidR="0018576C" w:rsidRDefault="0018576C">
      <w:pPr>
        <w:pStyle w:val="Heading2"/>
        <w:tabs>
          <w:tab w:val="left" w:pos="1120"/>
        </w:tabs>
        <w:spacing w:before="89"/>
        <w:ind w:left="0" w:right="18"/>
        <w:jc w:val="left"/>
      </w:pPr>
    </w:p>
    <w:p w:rsidR="0018576C" w:rsidRDefault="0018576C">
      <w:pPr>
        <w:pStyle w:val="Heading2"/>
        <w:tabs>
          <w:tab w:val="left" w:pos="1120"/>
        </w:tabs>
        <w:spacing w:before="89"/>
        <w:ind w:left="0" w:right="18"/>
        <w:jc w:val="left"/>
      </w:pPr>
    </w:p>
    <w:p w:rsidR="0018576C" w:rsidRDefault="00504F2B">
      <w:pPr>
        <w:pBdr>
          <w:top w:val="nil"/>
          <w:left w:val="nil"/>
          <w:bottom w:val="nil"/>
          <w:right w:val="nil"/>
          <w:between w:val="nil"/>
        </w:pBdr>
        <w:spacing w:before="3"/>
        <w:ind w:left="-426" w:right="18"/>
        <w:rPr>
          <w:b/>
          <w:color w:val="000000"/>
          <w:sz w:val="21"/>
          <w:szCs w:val="21"/>
        </w:rPr>
      </w:pPr>
      <w:r>
        <w:rPr>
          <w:noProof/>
          <w:color w:val="000000"/>
          <w:sz w:val="24"/>
          <w:szCs w:val="24"/>
          <w:lang w:val="en-IN"/>
        </w:rPr>
        <w:lastRenderedPageBreak/>
        <w:drawing>
          <wp:inline distT="0" distB="0" distL="0" distR="0">
            <wp:extent cx="6115925" cy="3565861"/>
            <wp:effectExtent l="0" t="0" r="0" b="0"/>
            <wp:docPr id="4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6115925" cy="3565861"/>
                    </a:xfrm>
                    <a:prstGeom prst="rect">
                      <a:avLst/>
                    </a:prstGeom>
                    <a:ln/>
                  </pic:spPr>
                </pic:pic>
              </a:graphicData>
            </a:graphic>
          </wp:inline>
        </w:drawing>
      </w:r>
    </w:p>
    <w:p w:rsidR="0018576C" w:rsidRDefault="00504F2B">
      <w:pPr>
        <w:spacing w:before="256"/>
        <w:ind w:right="18"/>
        <w:jc w:val="center"/>
        <w:rPr>
          <w:rFonts w:ascii="Calibri" w:eastAsia="Calibri" w:hAnsi="Calibri" w:cs="Calibri"/>
          <w:b/>
          <w:sz w:val="24"/>
          <w:szCs w:val="24"/>
        </w:rPr>
        <w:sectPr w:rsidR="0018576C">
          <w:pgSz w:w="12240" w:h="15840"/>
          <w:pgMar w:top="1418" w:right="1418" w:bottom="1418" w:left="1985" w:header="0" w:footer="809" w:gutter="0"/>
          <w:cols w:space="720"/>
        </w:sectPr>
      </w:pPr>
      <w:r>
        <w:rPr>
          <w:rFonts w:ascii="Calibri" w:eastAsia="Calibri" w:hAnsi="Calibri" w:cs="Calibri"/>
          <w:b/>
          <w:sz w:val="24"/>
          <w:szCs w:val="24"/>
        </w:rPr>
        <w:t xml:space="preserve">Fig 7.6 </w:t>
      </w:r>
      <w:proofErr w:type="gramStart"/>
      <w:r>
        <w:rPr>
          <w:rFonts w:ascii="Calibri" w:eastAsia="Calibri" w:hAnsi="Calibri" w:cs="Calibri"/>
          <w:b/>
          <w:sz w:val="24"/>
          <w:szCs w:val="24"/>
        </w:rPr>
        <w:t>Showing</w:t>
      </w:r>
      <w:proofErr w:type="gramEnd"/>
      <w:r>
        <w:rPr>
          <w:rFonts w:ascii="Calibri" w:eastAsia="Calibri" w:hAnsi="Calibri" w:cs="Calibri"/>
          <w:b/>
          <w:sz w:val="24"/>
          <w:szCs w:val="24"/>
        </w:rPr>
        <w:t xml:space="preserve"> all the Fields of Enrollment Object</w:t>
      </w:r>
    </w:p>
    <w:p w:rsidR="0018576C" w:rsidRDefault="0018576C">
      <w:pPr>
        <w:pBdr>
          <w:top w:val="nil"/>
          <w:left w:val="nil"/>
          <w:bottom w:val="nil"/>
          <w:right w:val="nil"/>
          <w:between w:val="nil"/>
        </w:pBdr>
        <w:spacing w:before="11"/>
        <w:ind w:right="18"/>
        <w:rPr>
          <w:rFonts w:ascii="Calibri" w:eastAsia="Calibri" w:hAnsi="Calibri" w:cs="Calibri"/>
          <w:b/>
          <w:color w:val="000000"/>
          <w:sz w:val="11"/>
          <w:szCs w:val="11"/>
        </w:rPr>
      </w:pPr>
    </w:p>
    <w:p w:rsidR="0018576C" w:rsidRDefault="00504F2B">
      <w:pPr>
        <w:pStyle w:val="Heading2"/>
        <w:tabs>
          <w:tab w:val="left" w:pos="1051"/>
        </w:tabs>
        <w:spacing w:before="88"/>
        <w:ind w:left="-142" w:right="18"/>
        <w:jc w:val="left"/>
        <w:rPr>
          <w:sz w:val="26"/>
          <w:szCs w:val="26"/>
        </w:rPr>
      </w:pPr>
      <w:r>
        <w:t>7.5 Validation on Enrollment Object</w:t>
      </w:r>
    </w:p>
    <w:p w:rsidR="0018576C" w:rsidRDefault="0018576C">
      <w:pPr>
        <w:pStyle w:val="Heading2"/>
        <w:tabs>
          <w:tab w:val="left" w:pos="1051"/>
        </w:tabs>
        <w:spacing w:before="88"/>
        <w:ind w:left="0" w:right="18"/>
        <w:jc w:val="left"/>
      </w:pPr>
    </w:p>
    <w:p w:rsidR="0018576C" w:rsidRDefault="00504F2B">
      <w:pPr>
        <w:pStyle w:val="Heading2"/>
        <w:tabs>
          <w:tab w:val="left" w:pos="1051"/>
        </w:tabs>
        <w:spacing w:before="88" w:line="360" w:lineRule="auto"/>
        <w:ind w:left="0" w:right="18"/>
        <w:jc w:val="left"/>
        <w:rPr>
          <w:b w:val="0"/>
          <w:sz w:val="24"/>
          <w:szCs w:val="24"/>
        </w:rPr>
      </w:pPr>
      <w:r>
        <w:rPr>
          <w:b w:val="0"/>
          <w:sz w:val="24"/>
          <w:szCs w:val="24"/>
        </w:rPr>
        <w:t>Validation rules related to the enrollments are \</w:t>
      </w:r>
    </w:p>
    <w:p w:rsidR="0018576C" w:rsidRDefault="00504F2B">
      <w:pPr>
        <w:pStyle w:val="Heading2"/>
        <w:numPr>
          <w:ilvl w:val="0"/>
          <w:numId w:val="7"/>
        </w:numPr>
        <w:tabs>
          <w:tab w:val="left" w:pos="1051"/>
        </w:tabs>
        <w:spacing w:before="88" w:line="360" w:lineRule="auto"/>
        <w:ind w:left="0" w:right="18"/>
        <w:jc w:val="left"/>
        <w:rPr>
          <w:b w:val="0"/>
          <w:sz w:val="24"/>
          <w:szCs w:val="24"/>
        </w:rPr>
      </w:pPr>
      <w:r>
        <w:rPr>
          <w:b w:val="0"/>
          <w:sz w:val="24"/>
          <w:szCs w:val="24"/>
        </w:rPr>
        <w:t>For allow Client/User to enroll in Account related available seats should be greater than 0.</w:t>
      </w:r>
    </w:p>
    <w:p w:rsidR="0018576C" w:rsidRDefault="00504F2B">
      <w:pPr>
        <w:pStyle w:val="Heading2"/>
        <w:numPr>
          <w:ilvl w:val="0"/>
          <w:numId w:val="7"/>
        </w:numPr>
        <w:tabs>
          <w:tab w:val="left" w:pos="1051"/>
        </w:tabs>
        <w:spacing w:before="88" w:line="360" w:lineRule="auto"/>
        <w:ind w:left="0" w:right="18"/>
        <w:jc w:val="left"/>
        <w:rPr>
          <w:b w:val="0"/>
          <w:sz w:val="24"/>
          <w:szCs w:val="24"/>
        </w:rPr>
      </w:pPr>
      <w:r>
        <w:rPr>
          <w:b w:val="0"/>
          <w:sz w:val="24"/>
          <w:szCs w:val="24"/>
        </w:rPr>
        <w:t>Seats only shows in the integer format.</w:t>
      </w:r>
    </w:p>
    <w:p w:rsidR="0018576C" w:rsidRDefault="00504F2B">
      <w:pPr>
        <w:pStyle w:val="Heading2"/>
        <w:numPr>
          <w:ilvl w:val="0"/>
          <w:numId w:val="7"/>
        </w:numPr>
        <w:tabs>
          <w:tab w:val="left" w:pos="1051"/>
        </w:tabs>
        <w:spacing w:before="88" w:line="360" w:lineRule="auto"/>
        <w:ind w:left="0" w:right="18"/>
        <w:jc w:val="left"/>
        <w:rPr>
          <w:b w:val="0"/>
          <w:sz w:val="24"/>
          <w:szCs w:val="24"/>
        </w:rPr>
      </w:pPr>
      <w:r>
        <w:rPr>
          <w:b w:val="0"/>
          <w:sz w:val="24"/>
          <w:szCs w:val="24"/>
        </w:rPr>
        <w:t>Once course seats full then Client/User are not able to select that Account.</w:t>
      </w:r>
    </w:p>
    <w:p w:rsidR="0018576C" w:rsidRDefault="0018576C">
      <w:pPr>
        <w:pBdr>
          <w:top w:val="nil"/>
          <w:left w:val="nil"/>
          <w:bottom w:val="nil"/>
          <w:right w:val="nil"/>
          <w:between w:val="nil"/>
        </w:pBdr>
        <w:spacing w:line="360" w:lineRule="auto"/>
        <w:ind w:right="18"/>
        <w:rPr>
          <w:b/>
          <w:color w:val="000000"/>
          <w:sz w:val="24"/>
          <w:szCs w:val="24"/>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6"/>
        <w:ind w:left="-426" w:right="18"/>
        <w:rPr>
          <w:b/>
          <w:color w:val="000000"/>
          <w:sz w:val="26"/>
          <w:szCs w:val="26"/>
        </w:rPr>
      </w:pPr>
      <w:r>
        <w:rPr>
          <w:noProof/>
          <w:color w:val="000000"/>
          <w:sz w:val="24"/>
          <w:szCs w:val="24"/>
          <w:lang w:val="en-IN"/>
        </w:rPr>
        <w:drawing>
          <wp:inline distT="0" distB="0" distL="0" distR="0">
            <wp:extent cx="6065404" cy="2772605"/>
            <wp:effectExtent l="0" t="0" r="0" b="0"/>
            <wp:docPr id="49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6065404" cy="2772605"/>
                    </a:xfrm>
                    <a:prstGeom prst="rect">
                      <a:avLst/>
                    </a:prstGeom>
                    <a:ln/>
                  </pic:spPr>
                </pic:pic>
              </a:graphicData>
            </a:graphic>
          </wp:inline>
        </w:drawing>
      </w:r>
    </w:p>
    <w:p w:rsidR="0018576C" w:rsidRDefault="0018576C">
      <w:pPr>
        <w:pBdr>
          <w:top w:val="nil"/>
          <w:left w:val="nil"/>
          <w:bottom w:val="nil"/>
          <w:right w:val="nil"/>
          <w:between w:val="nil"/>
        </w:pBdr>
        <w:ind w:right="18"/>
        <w:rPr>
          <w:b/>
          <w:color w:val="000000"/>
          <w:sz w:val="20"/>
          <w:szCs w:val="20"/>
        </w:rPr>
      </w:pPr>
    </w:p>
    <w:p w:rsidR="0018576C" w:rsidRDefault="00504F2B">
      <w:pPr>
        <w:spacing w:before="207"/>
        <w:ind w:right="18"/>
        <w:jc w:val="center"/>
        <w:rPr>
          <w:rFonts w:ascii="Calibri" w:eastAsia="Calibri" w:hAnsi="Calibri" w:cs="Calibri"/>
          <w:b/>
          <w:sz w:val="24"/>
          <w:szCs w:val="24"/>
        </w:rPr>
        <w:sectPr w:rsidR="0018576C">
          <w:pgSz w:w="12240" w:h="15840"/>
          <w:pgMar w:top="1418" w:right="1418" w:bottom="1418" w:left="1985" w:header="0" w:footer="809" w:gutter="0"/>
          <w:cols w:space="720"/>
        </w:sectPr>
      </w:pPr>
      <w:r>
        <w:rPr>
          <w:rFonts w:ascii="Calibri" w:eastAsia="Calibri" w:hAnsi="Calibri" w:cs="Calibri"/>
          <w:b/>
          <w:sz w:val="24"/>
          <w:szCs w:val="24"/>
        </w:rPr>
        <w:t>Fig 7.7 Showing Validations and Master Detail Relationships</w:t>
      </w:r>
    </w:p>
    <w:p w:rsidR="0018576C" w:rsidRDefault="0018576C">
      <w:pPr>
        <w:pBdr>
          <w:top w:val="nil"/>
          <w:left w:val="nil"/>
          <w:bottom w:val="nil"/>
          <w:right w:val="nil"/>
          <w:between w:val="nil"/>
        </w:pBdr>
        <w:spacing w:before="11"/>
        <w:ind w:right="18"/>
        <w:rPr>
          <w:rFonts w:ascii="Calibri" w:eastAsia="Calibri" w:hAnsi="Calibri" w:cs="Calibri"/>
          <w:b/>
          <w:color w:val="000000"/>
          <w:sz w:val="11"/>
          <w:szCs w:val="11"/>
        </w:rPr>
      </w:pPr>
    </w:p>
    <w:p w:rsidR="0018576C" w:rsidRDefault="00504F2B">
      <w:pPr>
        <w:pStyle w:val="Heading2"/>
        <w:tabs>
          <w:tab w:val="left" w:pos="1120"/>
        </w:tabs>
        <w:spacing w:before="88"/>
        <w:ind w:left="0" w:right="18"/>
        <w:jc w:val="left"/>
      </w:pPr>
      <w:r>
        <w:t>7.6 Financial Account Object</w:t>
      </w:r>
    </w:p>
    <w:p w:rsidR="0018576C" w:rsidRDefault="0018576C">
      <w:pPr>
        <w:pStyle w:val="Heading2"/>
        <w:tabs>
          <w:tab w:val="left" w:pos="1120"/>
        </w:tabs>
        <w:spacing w:before="88"/>
        <w:ind w:left="0" w:right="18"/>
        <w:jc w:val="left"/>
      </w:pPr>
    </w:p>
    <w:p w:rsidR="0018576C" w:rsidRDefault="00504F2B">
      <w:pPr>
        <w:pStyle w:val="Heading2"/>
        <w:tabs>
          <w:tab w:val="left" w:pos="1120"/>
        </w:tabs>
        <w:spacing w:before="88"/>
        <w:ind w:left="0" w:right="18"/>
        <w:jc w:val="left"/>
        <w:rPr>
          <w:b w:val="0"/>
        </w:rPr>
      </w:pPr>
      <w:r>
        <w:rPr>
          <w:b w:val="0"/>
        </w:rPr>
        <w:t xml:space="preserve">In this custom object a User can enter his/her financial Account details. This </w:t>
      </w:r>
      <w:proofErr w:type="gramStart"/>
      <w:r>
        <w:rPr>
          <w:b w:val="0"/>
        </w:rPr>
        <w:t>object  stores</w:t>
      </w:r>
      <w:proofErr w:type="gramEnd"/>
      <w:r>
        <w:rPr>
          <w:b w:val="0"/>
        </w:rPr>
        <w:t xml:space="preserve"> the Client/User Financial data.</w:t>
      </w:r>
    </w:p>
    <w:p w:rsidR="0018576C" w:rsidRDefault="0018576C">
      <w:pPr>
        <w:pStyle w:val="Heading2"/>
        <w:tabs>
          <w:tab w:val="left" w:pos="1120"/>
        </w:tabs>
        <w:spacing w:before="88"/>
        <w:ind w:left="0" w:right="18"/>
        <w:jc w:val="left"/>
      </w:pPr>
    </w:p>
    <w:p w:rsidR="0018576C" w:rsidRDefault="0018576C">
      <w:pPr>
        <w:pStyle w:val="Heading2"/>
        <w:tabs>
          <w:tab w:val="left" w:pos="1120"/>
        </w:tabs>
        <w:spacing w:before="88"/>
        <w:ind w:left="0" w:right="18"/>
        <w:jc w:val="left"/>
      </w:pPr>
    </w:p>
    <w:p w:rsidR="0018576C" w:rsidRDefault="0018576C">
      <w:pPr>
        <w:pStyle w:val="Heading2"/>
        <w:tabs>
          <w:tab w:val="left" w:pos="1120"/>
        </w:tabs>
        <w:spacing w:before="88"/>
        <w:ind w:left="0" w:right="18"/>
        <w:jc w:val="left"/>
      </w:pPr>
    </w:p>
    <w:p w:rsidR="0018576C" w:rsidRDefault="0018576C">
      <w:pPr>
        <w:pStyle w:val="Heading2"/>
        <w:tabs>
          <w:tab w:val="left" w:pos="1120"/>
        </w:tabs>
        <w:spacing w:before="88"/>
        <w:ind w:left="0" w:right="18"/>
        <w:jc w:val="left"/>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9"/>
        <w:ind w:left="-567" w:right="18"/>
        <w:rPr>
          <w:b/>
          <w:color w:val="000000"/>
          <w:sz w:val="11"/>
          <w:szCs w:val="11"/>
        </w:rPr>
      </w:pPr>
      <w:r>
        <w:rPr>
          <w:noProof/>
          <w:sz w:val="24"/>
          <w:szCs w:val="24"/>
          <w:lang w:val="en-IN"/>
        </w:rPr>
        <w:drawing>
          <wp:inline distT="114300" distB="114300" distL="114300" distR="114300">
            <wp:extent cx="5610225" cy="2396148"/>
            <wp:effectExtent l="0" t="0" r="0" b="0"/>
            <wp:docPr id="4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610225" cy="2396148"/>
                    </a:xfrm>
                    <a:prstGeom prst="rect">
                      <a:avLst/>
                    </a:prstGeom>
                    <a:ln/>
                  </pic:spPr>
                </pic:pic>
              </a:graphicData>
            </a:graphic>
          </wp:inline>
        </w:drawing>
      </w:r>
    </w:p>
    <w:p w:rsidR="0018576C" w:rsidRDefault="0018576C">
      <w:pPr>
        <w:pBdr>
          <w:top w:val="nil"/>
          <w:left w:val="nil"/>
          <w:bottom w:val="nil"/>
          <w:right w:val="nil"/>
          <w:between w:val="nil"/>
        </w:pBdr>
        <w:spacing w:before="3"/>
        <w:ind w:right="18"/>
        <w:rPr>
          <w:b/>
          <w:color w:val="000000"/>
          <w:sz w:val="14"/>
          <w:szCs w:val="14"/>
        </w:rPr>
      </w:pPr>
    </w:p>
    <w:p w:rsidR="0018576C" w:rsidRDefault="00504F2B">
      <w:pPr>
        <w:spacing w:before="90"/>
        <w:ind w:right="18"/>
        <w:jc w:val="center"/>
        <w:rPr>
          <w:b/>
          <w:sz w:val="24"/>
          <w:szCs w:val="24"/>
        </w:rPr>
      </w:pPr>
      <w:r>
        <w:rPr>
          <w:b/>
          <w:sz w:val="24"/>
          <w:szCs w:val="24"/>
        </w:rPr>
        <w:t xml:space="preserve">Fig 7.8 </w:t>
      </w:r>
      <w:proofErr w:type="gramStart"/>
      <w:r>
        <w:rPr>
          <w:b/>
          <w:sz w:val="24"/>
          <w:szCs w:val="24"/>
        </w:rPr>
        <w:t>Showing</w:t>
      </w:r>
      <w:proofErr w:type="gramEnd"/>
      <w:r>
        <w:rPr>
          <w:b/>
          <w:sz w:val="24"/>
          <w:szCs w:val="24"/>
        </w:rPr>
        <w:t xml:space="preserve"> all the Fields of Financial   Object</w:t>
      </w: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18576C">
      <w:pPr>
        <w:pBdr>
          <w:top w:val="nil"/>
          <w:left w:val="nil"/>
          <w:bottom w:val="nil"/>
          <w:right w:val="nil"/>
          <w:between w:val="nil"/>
        </w:pBdr>
        <w:ind w:right="18"/>
        <w:rPr>
          <w:b/>
          <w:color w:val="000000"/>
          <w:sz w:val="26"/>
          <w:szCs w:val="26"/>
        </w:rPr>
      </w:pPr>
    </w:p>
    <w:p w:rsidR="0018576C" w:rsidRDefault="00504F2B">
      <w:pPr>
        <w:rPr>
          <w:b/>
          <w:sz w:val="35"/>
          <w:szCs w:val="35"/>
        </w:rPr>
      </w:pPr>
      <w:r>
        <w:br w:type="page"/>
      </w:r>
    </w:p>
    <w:p w:rsidR="0018576C" w:rsidRDefault="0018576C">
      <w:pPr>
        <w:pBdr>
          <w:top w:val="nil"/>
          <w:left w:val="nil"/>
          <w:bottom w:val="nil"/>
          <w:right w:val="nil"/>
          <w:between w:val="nil"/>
        </w:pBdr>
        <w:spacing w:before="9"/>
        <w:ind w:right="18"/>
        <w:rPr>
          <w:b/>
          <w:color w:val="000000"/>
          <w:sz w:val="35"/>
          <w:szCs w:val="35"/>
        </w:rPr>
      </w:pPr>
    </w:p>
    <w:p w:rsidR="0018576C" w:rsidRDefault="00504F2B">
      <w:pPr>
        <w:pStyle w:val="Heading2"/>
        <w:tabs>
          <w:tab w:val="left" w:pos="1051"/>
        </w:tabs>
        <w:ind w:left="0" w:right="18"/>
        <w:jc w:val="left"/>
        <w:rPr>
          <w:sz w:val="26"/>
          <w:szCs w:val="26"/>
        </w:rPr>
      </w:pPr>
      <w:r>
        <w:t>7.7 Validations on Financial Account Object</w:t>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line="360" w:lineRule="auto"/>
        <w:ind w:right="18"/>
        <w:rPr>
          <w:color w:val="000000"/>
          <w:sz w:val="24"/>
          <w:szCs w:val="24"/>
        </w:rPr>
      </w:pPr>
      <w:r>
        <w:rPr>
          <w:color w:val="000000"/>
          <w:sz w:val="24"/>
          <w:szCs w:val="24"/>
        </w:rPr>
        <w:t xml:space="preserve">On the </w:t>
      </w:r>
      <w:r>
        <w:rPr>
          <w:sz w:val="24"/>
          <w:szCs w:val="24"/>
        </w:rPr>
        <w:t>Client/User</w:t>
      </w:r>
      <w:r>
        <w:rPr>
          <w:color w:val="000000"/>
          <w:sz w:val="24"/>
          <w:szCs w:val="24"/>
        </w:rPr>
        <w:t xml:space="preserve"> enrollments we have put the validation like</w:t>
      </w:r>
    </w:p>
    <w:p w:rsidR="0018576C" w:rsidRDefault="00504F2B">
      <w:pPr>
        <w:numPr>
          <w:ilvl w:val="0"/>
          <w:numId w:val="36"/>
        </w:numPr>
        <w:pBdr>
          <w:top w:val="nil"/>
          <w:left w:val="nil"/>
          <w:bottom w:val="nil"/>
          <w:right w:val="nil"/>
          <w:between w:val="nil"/>
        </w:pBdr>
        <w:spacing w:line="360" w:lineRule="auto"/>
        <w:ind w:left="426" w:right="18"/>
      </w:pPr>
      <w:r>
        <w:rPr>
          <w:sz w:val="24"/>
          <w:szCs w:val="24"/>
        </w:rPr>
        <w:t xml:space="preserve">Fess </w:t>
      </w:r>
      <w:r>
        <w:rPr>
          <w:color w:val="000000"/>
          <w:sz w:val="24"/>
          <w:szCs w:val="24"/>
        </w:rPr>
        <w:t xml:space="preserve">should be greater than </w:t>
      </w:r>
      <w:r>
        <w:rPr>
          <w:sz w:val="24"/>
          <w:szCs w:val="24"/>
        </w:rPr>
        <w:t>0</w:t>
      </w:r>
      <w:r>
        <w:rPr>
          <w:color w:val="000000"/>
          <w:sz w:val="24"/>
          <w:szCs w:val="24"/>
        </w:rPr>
        <w:t>.</w:t>
      </w:r>
    </w:p>
    <w:p w:rsidR="0018576C" w:rsidRDefault="00504F2B">
      <w:pPr>
        <w:numPr>
          <w:ilvl w:val="0"/>
          <w:numId w:val="36"/>
        </w:numPr>
        <w:pBdr>
          <w:top w:val="nil"/>
          <w:left w:val="nil"/>
          <w:bottom w:val="nil"/>
          <w:right w:val="nil"/>
          <w:between w:val="nil"/>
        </w:pBdr>
        <w:spacing w:line="360" w:lineRule="auto"/>
        <w:ind w:left="426" w:right="18"/>
      </w:pPr>
      <w:proofErr w:type="gramStart"/>
      <w:r>
        <w:rPr>
          <w:sz w:val="24"/>
          <w:szCs w:val="24"/>
        </w:rPr>
        <w:t xml:space="preserve">Fee </w:t>
      </w:r>
      <w:r>
        <w:rPr>
          <w:color w:val="000000"/>
          <w:sz w:val="24"/>
          <w:szCs w:val="24"/>
        </w:rPr>
        <w:t xml:space="preserve"> should</w:t>
      </w:r>
      <w:proofErr w:type="gramEnd"/>
      <w:r>
        <w:rPr>
          <w:color w:val="000000"/>
          <w:sz w:val="24"/>
          <w:szCs w:val="24"/>
        </w:rPr>
        <w:t xml:space="preserve"> be less than</w:t>
      </w:r>
      <w:r>
        <w:rPr>
          <w:sz w:val="24"/>
          <w:szCs w:val="24"/>
        </w:rPr>
        <w:t xml:space="preserve"> 50000$</w:t>
      </w:r>
      <w:r>
        <w:rPr>
          <w:color w:val="000000"/>
          <w:sz w:val="24"/>
          <w:szCs w:val="24"/>
        </w:rPr>
        <w:t>.</w:t>
      </w:r>
    </w:p>
    <w:p w:rsidR="0018576C" w:rsidRDefault="00504F2B">
      <w:pPr>
        <w:numPr>
          <w:ilvl w:val="0"/>
          <w:numId w:val="36"/>
        </w:numPr>
        <w:pBdr>
          <w:top w:val="nil"/>
          <w:left w:val="nil"/>
          <w:bottom w:val="nil"/>
          <w:right w:val="nil"/>
          <w:between w:val="nil"/>
        </w:pBdr>
        <w:spacing w:line="360" w:lineRule="auto"/>
        <w:ind w:left="426" w:right="18"/>
      </w:pPr>
      <w:r>
        <w:rPr>
          <w:sz w:val="24"/>
          <w:szCs w:val="24"/>
        </w:rPr>
        <w:t xml:space="preserve">Fee </w:t>
      </w:r>
      <w:r>
        <w:rPr>
          <w:color w:val="000000"/>
          <w:sz w:val="24"/>
          <w:szCs w:val="24"/>
        </w:rPr>
        <w:t xml:space="preserve">should be </w:t>
      </w:r>
      <w:r>
        <w:rPr>
          <w:sz w:val="24"/>
          <w:szCs w:val="24"/>
        </w:rPr>
        <w:t xml:space="preserve">Currency </w:t>
      </w:r>
      <w:proofErr w:type="spellStart"/>
      <w:r>
        <w:rPr>
          <w:color w:val="000000"/>
          <w:sz w:val="24"/>
          <w:szCs w:val="24"/>
        </w:rPr>
        <w:t>datatype</w:t>
      </w:r>
      <w:proofErr w:type="spellEnd"/>
      <w:r>
        <w:rPr>
          <w:color w:val="000000"/>
          <w:sz w:val="24"/>
          <w:szCs w:val="24"/>
        </w:rPr>
        <w:t>.</w:t>
      </w:r>
    </w:p>
    <w:p w:rsidR="0018576C" w:rsidRDefault="0018576C">
      <w:pPr>
        <w:pBdr>
          <w:top w:val="nil"/>
          <w:left w:val="nil"/>
          <w:bottom w:val="nil"/>
          <w:right w:val="nil"/>
          <w:between w:val="nil"/>
        </w:pBdr>
        <w:ind w:left="426"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9"/>
        <w:ind w:left="-567" w:right="18"/>
        <w:rPr>
          <w:b/>
          <w:color w:val="000000"/>
          <w:sz w:val="11"/>
          <w:szCs w:val="11"/>
        </w:rPr>
      </w:pPr>
      <w:r>
        <w:rPr>
          <w:noProof/>
          <w:color w:val="000000"/>
          <w:sz w:val="24"/>
          <w:szCs w:val="24"/>
          <w:lang w:val="en-IN"/>
        </w:rPr>
        <w:drawing>
          <wp:inline distT="0" distB="0" distL="0" distR="0">
            <wp:extent cx="6343650" cy="1837781"/>
            <wp:effectExtent l="0" t="0" r="0" b="0"/>
            <wp:docPr id="4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t="32537"/>
                    <a:stretch>
                      <a:fillRect/>
                    </a:stretch>
                  </pic:blipFill>
                  <pic:spPr>
                    <a:xfrm>
                      <a:off x="0" y="0"/>
                      <a:ext cx="6343650" cy="1837781"/>
                    </a:xfrm>
                    <a:prstGeom prst="rect">
                      <a:avLst/>
                    </a:prstGeom>
                    <a:ln/>
                  </pic:spPr>
                </pic:pic>
              </a:graphicData>
            </a:graphic>
          </wp:inline>
        </w:drawing>
      </w:r>
    </w:p>
    <w:p w:rsidR="0018576C" w:rsidRDefault="0018576C">
      <w:pPr>
        <w:pBdr>
          <w:top w:val="nil"/>
          <w:left w:val="nil"/>
          <w:bottom w:val="nil"/>
          <w:right w:val="nil"/>
          <w:between w:val="nil"/>
        </w:pBdr>
        <w:ind w:right="18"/>
        <w:rPr>
          <w:b/>
          <w:color w:val="000000"/>
          <w:sz w:val="20"/>
          <w:szCs w:val="20"/>
        </w:rPr>
      </w:pPr>
    </w:p>
    <w:p w:rsidR="0018576C" w:rsidRDefault="00504F2B">
      <w:pPr>
        <w:spacing w:before="223"/>
        <w:ind w:right="18"/>
        <w:jc w:val="center"/>
        <w:rPr>
          <w:b/>
          <w:sz w:val="24"/>
          <w:szCs w:val="24"/>
        </w:rPr>
        <w:sectPr w:rsidR="0018576C">
          <w:pgSz w:w="12240" w:h="15840"/>
          <w:pgMar w:top="1418" w:right="1418" w:bottom="1418" w:left="1985" w:header="0" w:footer="809" w:gutter="0"/>
          <w:cols w:space="720"/>
        </w:sectPr>
      </w:pPr>
      <w:r>
        <w:rPr>
          <w:b/>
          <w:sz w:val="24"/>
          <w:szCs w:val="24"/>
        </w:rPr>
        <w:t>Fig 7.9 Showing Validations on Financial Account Object</w:t>
      </w: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2"/>
        <w:ind w:right="18"/>
        <w:rPr>
          <w:b/>
          <w:color w:val="000000"/>
        </w:rPr>
      </w:pPr>
    </w:p>
    <w:p w:rsidR="0018576C" w:rsidRDefault="00504F2B">
      <w:pPr>
        <w:pStyle w:val="Heading2"/>
        <w:tabs>
          <w:tab w:val="left" w:pos="1120"/>
        </w:tabs>
        <w:spacing w:before="88"/>
        <w:ind w:left="426" w:right="18"/>
        <w:jc w:val="left"/>
      </w:pPr>
      <w:r>
        <w:t>7.8 Evaluation Object</w:t>
      </w:r>
    </w:p>
    <w:p w:rsidR="0018576C" w:rsidRDefault="0018576C">
      <w:pPr>
        <w:pStyle w:val="Heading2"/>
        <w:tabs>
          <w:tab w:val="left" w:pos="1120"/>
        </w:tabs>
        <w:spacing w:before="88"/>
        <w:ind w:left="0" w:right="18"/>
      </w:pPr>
    </w:p>
    <w:p w:rsidR="0018576C" w:rsidRDefault="00504F2B">
      <w:pPr>
        <w:pStyle w:val="Heading2"/>
        <w:tabs>
          <w:tab w:val="left" w:pos="1120"/>
        </w:tabs>
        <w:spacing w:before="88" w:line="360" w:lineRule="auto"/>
        <w:ind w:left="0" w:right="18"/>
        <w:jc w:val="left"/>
        <w:rPr>
          <w:b w:val="0"/>
          <w:sz w:val="24"/>
          <w:szCs w:val="24"/>
        </w:rPr>
      </w:pPr>
      <w:r>
        <w:rPr>
          <w:b w:val="0"/>
          <w:sz w:val="24"/>
          <w:szCs w:val="24"/>
        </w:rPr>
        <w:t>This page is used as the results page and users can find out the result by the Client Id or client name.</w:t>
      </w:r>
    </w:p>
    <w:p w:rsidR="0018576C" w:rsidRDefault="00504F2B">
      <w:pPr>
        <w:pStyle w:val="Heading2"/>
        <w:tabs>
          <w:tab w:val="left" w:pos="1120"/>
        </w:tabs>
        <w:spacing w:before="88" w:line="360" w:lineRule="auto"/>
        <w:ind w:left="0" w:right="18"/>
        <w:jc w:val="left"/>
        <w:rPr>
          <w:b w:val="0"/>
          <w:sz w:val="24"/>
          <w:szCs w:val="24"/>
        </w:rPr>
      </w:pPr>
      <w:r>
        <w:rPr>
          <w:b w:val="0"/>
          <w:sz w:val="24"/>
          <w:szCs w:val="24"/>
        </w:rPr>
        <w:t>Once a user give the required field to the page then its shows the marks score by the student’s and also shows the status.</w:t>
      </w:r>
    </w:p>
    <w:p w:rsidR="0018576C" w:rsidRDefault="0018576C">
      <w:pPr>
        <w:pStyle w:val="Heading2"/>
        <w:tabs>
          <w:tab w:val="left" w:pos="1120"/>
        </w:tabs>
        <w:spacing w:before="88"/>
        <w:ind w:left="0" w:right="18"/>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504F2B">
      <w:pPr>
        <w:pBdr>
          <w:top w:val="nil"/>
          <w:left w:val="nil"/>
          <w:bottom w:val="nil"/>
          <w:right w:val="nil"/>
          <w:between w:val="nil"/>
        </w:pBdr>
        <w:spacing w:before="2"/>
        <w:ind w:left="-567" w:right="18"/>
        <w:rPr>
          <w:b/>
          <w:color w:val="000000"/>
          <w:sz w:val="16"/>
          <w:szCs w:val="16"/>
        </w:rPr>
      </w:pPr>
      <w:r>
        <w:rPr>
          <w:noProof/>
          <w:color w:val="000000"/>
          <w:sz w:val="24"/>
          <w:szCs w:val="24"/>
          <w:lang w:val="en-IN"/>
        </w:rPr>
        <w:drawing>
          <wp:inline distT="0" distB="0" distL="0" distR="0">
            <wp:extent cx="6181725" cy="2861691"/>
            <wp:effectExtent l="0" t="0" r="0" b="0"/>
            <wp:docPr id="4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t="23552"/>
                    <a:stretch>
                      <a:fillRect/>
                    </a:stretch>
                  </pic:blipFill>
                  <pic:spPr>
                    <a:xfrm>
                      <a:off x="0" y="0"/>
                      <a:ext cx="6181725" cy="2861691"/>
                    </a:xfrm>
                    <a:prstGeom prst="rect">
                      <a:avLst/>
                    </a:prstGeom>
                    <a:ln/>
                  </pic:spPr>
                </pic:pic>
              </a:graphicData>
            </a:graphic>
          </wp:inline>
        </w:drawing>
      </w:r>
    </w:p>
    <w:p w:rsidR="0018576C" w:rsidRDefault="0018576C">
      <w:pPr>
        <w:pBdr>
          <w:top w:val="nil"/>
          <w:left w:val="nil"/>
          <w:bottom w:val="nil"/>
          <w:right w:val="nil"/>
          <w:between w:val="nil"/>
        </w:pBdr>
        <w:spacing w:before="2"/>
        <w:ind w:right="18"/>
        <w:rPr>
          <w:b/>
          <w:color w:val="000000"/>
          <w:sz w:val="15"/>
          <w:szCs w:val="15"/>
        </w:rPr>
      </w:pPr>
    </w:p>
    <w:p w:rsidR="0018576C" w:rsidRDefault="00504F2B">
      <w:pPr>
        <w:spacing w:before="90"/>
        <w:ind w:right="18"/>
        <w:jc w:val="center"/>
        <w:rPr>
          <w:b/>
          <w:sz w:val="24"/>
          <w:szCs w:val="24"/>
        </w:rPr>
        <w:sectPr w:rsidR="0018576C">
          <w:pgSz w:w="12240" w:h="15840"/>
          <w:pgMar w:top="1418" w:right="1418" w:bottom="1418" w:left="1985" w:header="0" w:footer="809" w:gutter="0"/>
          <w:cols w:space="720"/>
        </w:sectPr>
      </w:pPr>
      <w:r>
        <w:rPr>
          <w:b/>
          <w:sz w:val="24"/>
          <w:szCs w:val="24"/>
        </w:rPr>
        <w:t xml:space="preserve">Fig 7.10 Showing Evaluation </w:t>
      </w:r>
      <w:proofErr w:type="spellStart"/>
      <w:r>
        <w:rPr>
          <w:b/>
          <w:sz w:val="24"/>
          <w:szCs w:val="24"/>
        </w:rPr>
        <w:t>Objec</w:t>
      </w:r>
      <w:proofErr w:type="spellEnd"/>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ind w:right="18"/>
        <w:rPr>
          <w:b/>
          <w:color w:val="000000"/>
          <w:sz w:val="20"/>
          <w:szCs w:val="20"/>
        </w:rPr>
      </w:pPr>
    </w:p>
    <w:p w:rsidR="0018576C" w:rsidRDefault="0018576C">
      <w:pPr>
        <w:pBdr>
          <w:top w:val="nil"/>
          <w:left w:val="nil"/>
          <w:bottom w:val="nil"/>
          <w:right w:val="nil"/>
          <w:between w:val="nil"/>
        </w:pBdr>
        <w:spacing w:before="4"/>
        <w:ind w:right="18"/>
        <w:rPr>
          <w:b/>
          <w:color w:val="000000"/>
          <w:sz w:val="27"/>
          <w:szCs w:val="27"/>
        </w:rPr>
      </w:pPr>
    </w:p>
    <w:p w:rsidR="0018576C" w:rsidRDefault="00504F2B">
      <w:pPr>
        <w:pStyle w:val="Heading2"/>
        <w:tabs>
          <w:tab w:val="left" w:pos="1122"/>
        </w:tabs>
        <w:spacing w:before="44"/>
        <w:ind w:left="142" w:right="18"/>
        <w:jc w:val="left"/>
      </w:pPr>
      <w:r>
        <w:t>7.9 Relationships between Objects</w:t>
      </w:r>
    </w:p>
    <w:p w:rsidR="0018576C" w:rsidRDefault="0018576C">
      <w:pPr>
        <w:pStyle w:val="Heading2"/>
        <w:tabs>
          <w:tab w:val="left" w:pos="1122"/>
        </w:tabs>
        <w:spacing w:before="44"/>
        <w:ind w:left="0" w:right="18"/>
        <w:jc w:val="left"/>
        <w:rPr>
          <w:rFonts w:ascii="Calibri" w:eastAsia="Calibri" w:hAnsi="Calibri" w:cs="Calibri"/>
        </w:rPr>
      </w:pPr>
    </w:p>
    <w:p w:rsidR="0018576C" w:rsidRDefault="0018576C">
      <w:pPr>
        <w:pStyle w:val="Heading2"/>
        <w:tabs>
          <w:tab w:val="left" w:pos="1122"/>
        </w:tabs>
        <w:spacing w:before="44"/>
        <w:ind w:left="0" w:right="18"/>
        <w:jc w:val="left"/>
        <w:rPr>
          <w:rFonts w:ascii="Calibri" w:eastAsia="Calibri" w:hAnsi="Calibri" w:cs="Calibri"/>
        </w:rPr>
      </w:pPr>
    </w:p>
    <w:p w:rsidR="0018576C" w:rsidRDefault="00504F2B">
      <w:pPr>
        <w:pStyle w:val="Heading2"/>
        <w:tabs>
          <w:tab w:val="left" w:pos="1122"/>
        </w:tabs>
        <w:spacing w:before="44" w:line="360" w:lineRule="auto"/>
        <w:ind w:left="0" w:right="18"/>
        <w:jc w:val="left"/>
        <w:rPr>
          <w:b w:val="0"/>
          <w:sz w:val="24"/>
          <w:szCs w:val="24"/>
        </w:rPr>
      </w:pPr>
      <w:r>
        <w:rPr>
          <w:b w:val="0"/>
          <w:sz w:val="24"/>
          <w:szCs w:val="24"/>
        </w:rPr>
        <w:t>Below screen showing the relationship between the pages and the table of the application</w:t>
      </w:r>
    </w:p>
    <w:p w:rsidR="0018576C" w:rsidRDefault="00504F2B">
      <w:pPr>
        <w:pStyle w:val="Heading2"/>
        <w:numPr>
          <w:ilvl w:val="0"/>
          <w:numId w:val="38"/>
        </w:numPr>
        <w:tabs>
          <w:tab w:val="left" w:pos="1122"/>
        </w:tabs>
        <w:spacing w:before="44" w:line="360" w:lineRule="auto"/>
        <w:ind w:left="426" w:right="18"/>
        <w:jc w:val="left"/>
        <w:rPr>
          <w:b w:val="0"/>
          <w:sz w:val="24"/>
          <w:szCs w:val="24"/>
        </w:rPr>
      </w:pPr>
      <w:r>
        <w:rPr>
          <w:b w:val="0"/>
          <w:sz w:val="24"/>
          <w:szCs w:val="24"/>
        </w:rPr>
        <w:t xml:space="preserve">Account id (which is integer in the </w:t>
      </w:r>
      <w:proofErr w:type="spellStart"/>
      <w:r>
        <w:rPr>
          <w:b w:val="0"/>
          <w:sz w:val="24"/>
          <w:szCs w:val="24"/>
        </w:rPr>
        <w:t>datatype</w:t>
      </w:r>
      <w:proofErr w:type="spellEnd"/>
      <w:r>
        <w:rPr>
          <w:b w:val="0"/>
          <w:sz w:val="24"/>
          <w:szCs w:val="24"/>
        </w:rPr>
        <w:t>) has the relation between the student and the marks table.</w:t>
      </w:r>
    </w:p>
    <w:p w:rsidR="0018576C" w:rsidRDefault="00504F2B">
      <w:pPr>
        <w:pStyle w:val="Heading2"/>
        <w:numPr>
          <w:ilvl w:val="0"/>
          <w:numId w:val="38"/>
        </w:numPr>
        <w:tabs>
          <w:tab w:val="left" w:pos="1122"/>
        </w:tabs>
        <w:spacing w:before="44" w:line="360" w:lineRule="auto"/>
        <w:ind w:left="426" w:right="18"/>
        <w:jc w:val="left"/>
        <w:rPr>
          <w:b w:val="0"/>
          <w:sz w:val="24"/>
          <w:szCs w:val="24"/>
        </w:rPr>
      </w:pPr>
      <w:r>
        <w:rPr>
          <w:b w:val="0"/>
          <w:sz w:val="24"/>
          <w:szCs w:val="24"/>
        </w:rPr>
        <w:t xml:space="preserve">Financial Account id (which is integer in the </w:t>
      </w:r>
      <w:proofErr w:type="spellStart"/>
      <w:r>
        <w:rPr>
          <w:b w:val="0"/>
          <w:sz w:val="24"/>
          <w:szCs w:val="24"/>
        </w:rPr>
        <w:t>datatype</w:t>
      </w:r>
      <w:proofErr w:type="spellEnd"/>
      <w:r>
        <w:rPr>
          <w:b w:val="0"/>
          <w:sz w:val="24"/>
          <w:szCs w:val="24"/>
        </w:rPr>
        <w:t>) has the</w:t>
      </w:r>
      <w:r>
        <w:rPr>
          <w:b w:val="0"/>
          <w:sz w:val="24"/>
          <w:szCs w:val="24"/>
        </w:rPr>
        <w:t xml:space="preserve"> dependency with the Payment id.</w:t>
      </w:r>
    </w:p>
    <w:p w:rsidR="0018576C" w:rsidRDefault="0018576C">
      <w:pPr>
        <w:pStyle w:val="Heading2"/>
        <w:tabs>
          <w:tab w:val="left" w:pos="1122"/>
        </w:tabs>
        <w:spacing w:before="44"/>
        <w:ind w:left="0" w:right="18"/>
        <w:jc w:val="left"/>
        <w:rPr>
          <w:rFonts w:ascii="Calibri" w:eastAsia="Calibri" w:hAnsi="Calibri" w:cs="Calibri"/>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18576C">
      <w:pPr>
        <w:pBdr>
          <w:top w:val="nil"/>
          <w:left w:val="nil"/>
          <w:bottom w:val="nil"/>
          <w:right w:val="nil"/>
          <w:between w:val="nil"/>
        </w:pBdr>
        <w:ind w:right="18"/>
        <w:rPr>
          <w:rFonts w:ascii="Calibri" w:eastAsia="Calibri" w:hAnsi="Calibri" w:cs="Calibri"/>
          <w:b/>
          <w:color w:val="000000"/>
          <w:sz w:val="20"/>
          <w:szCs w:val="20"/>
        </w:rPr>
      </w:pPr>
    </w:p>
    <w:p w:rsidR="0018576C" w:rsidRDefault="00504F2B">
      <w:pPr>
        <w:pBdr>
          <w:top w:val="nil"/>
          <w:left w:val="nil"/>
          <w:bottom w:val="nil"/>
          <w:right w:val="nil"/>
          <w:between w:val="nil"/>
        </w:pBdr>
        <w:spacing w:before="8"/>
        <w:ind w:left="-567" w:right="18"/>
        <w:rPr>
          <w:rFonts w:ascii="Calibri" w:eastAsia="Calibri" w:hAnsi="Calibri" w:cs="Calibri"/>
          <w:b/>
          <w:color w:val="000000"/>
          <w:sz w:val="20"/>
          <w:szCs w:val="20"/>
        </w:rPr>
      </w:pPr>
      <w:r>
        <w:rPr>
          <w:noProof/>
          <w:color w:val="000000"/>
          <w:sz w:val="24"/>
          <w:szCs w:val="24"/>
          <w:lang w:val="en-IN"/>
        </w:rPr>
        <w:drawing>
          <wp:inline distT="0" distB="0" distL="0" distR="0">
            <wp:extent cx="6232865" cy="2298584"/>
            <wp:effectExtent l="0" t="0" r="0" b="0"/>
            <wp:docPr id="4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232865" cy="2298584"/>
                    </a:xfrm>
                    <a:prstGeom prst="rect">
                      <a:avLst/>
                    </a:prstGeom>
                    <a:ln/>
                  </pic:spPr>
                </pic:pic>
              </a:graphicData>
            </a:graphic>
          </wp:inline>
        </w:drawing>
      </w:r>
    </w:p>
    <w:p w:rsidR="0018576C" w:rsidRDefault="0018576C">
      <w:pPr>
        <w:pBdr>
          <w:top w:val="nil"/>
          <w:left w:val="nil"/>
          <w:bottom w:val="nil"/>
          <w:right w:val="nil"/>
          <w:between w:val="nil"/>
        </w:pBdr>
        <w:spacing w:before="5"/>
        <w:ind w:right="18"/>
        <w:rPr>
          <w:rFonts w:ascii="Calibri" w:eastAsia="Calibri" w:hAnsi="Calibri" w:cs="Calibri"/>
          <w:b/>
          <w:color w:val="000000"/>
          <w:sz w:val="13"/>
          <w:szCs w:val="13"/>
        </w:rPr>
      </w:pPr>
    </w:p>
    <w:p w:rsidR="0018576C" w:rsidRDefault="00504F2B">
      <w:pPr>
        <w:spacing w:before="90"/>
        <w:ind w:right="18"/>
        <w:jc w:val="center"/>
        <w:rPr>
          <w:b/>
          <w:sz w:val="24"/>
          <w:szCs w:val="24"/>
        </w:rPr>
        <w:sectPr w:rsidR="0018576C">
          <w:pgSz w:w="12240" w:h="15840"/>
          <w:pgMar w:top="1418" w:right="1418" w:bottom="1418" w:left="1985" w:header="0" w:footer="809" w:gutter="0"/>
          <w:cols w:space="720"/>
        </w:sectPr>
      </w:pPr>
      <w:r>
        <w:rPr>
          <w:b/>
          <w:sz w:val="24"/>
          <w:szCs w:val="24"/>
        </w:rPr>
        <w:t>7.11 Showing Mater-Detailed Relationships between Objects</w:t>
      </w:r>
    </w:p>
    <w:p w:rsidR="0018576C" w:rsidRDefault="00504F2B">
      <w:pPr>
        <w:pBdr>
          <w:top w:val="nil"/>
          <w:left w:val="nil"/>
          <w:bottom w:val="nil"/>
          <w:right w:val="nil"/>
          <w:between w:val="nil"/>
        </w:pBdr>
        <w:spacing w:line="360" w:lineRule="auto"/>
        <w:ind w:right="18"/>
        <w:jc w:val="center"/>
        <w:rPr>
          <w:b/>
          <w:color w:val="000000"/>
          <w:sz w:val="32"/>
          <w:szCs w:val="32"/>
        </w:rPr>
      </w:pPr>
      <w:r>
        <w:rPr>
          <w:b/>
          <w:color w:val="000000"/>
          <w:sz w:val="32"/>
          <w:szCs w:val="32"/>
        </w:rPr>
        <w:lastRenderedPageBreak/>
        <w:t>CHAPTER 8</w:t>
      </w:r>
    </w:p>
    <w:p w:rsidR="0018576C" w:rsidRDefault="00504F2B">
      <w:pPr>
        <w:spacing w:line="360" w:lineRule="auto"/>
        <w:jc w:val="center"/>
        <w:rPr>
          <w:b/>
          <w:sz w:val="28"/>
          <w:szCs w:val="28"/>
        </w:rPr>
      </w:pPr>
      <w:r>
        <w:rPr>
          <w:b/>
          <w:sz w:val="28"/>
          <w:szCs w:val="28"/>
        </w:rPr>
        <w:t>TESTING</w:t>
      </w:r>
    </w:p>
    <w:p w:rsidR="0018576C" w:rsidRDefault="00504F2B">
      <w:pPr>
        <w:spacing w:line="360" w:lineRule="auto"/>
      </w:pPr>
      <w:r>
        <w:rPr>
          <w:b/>
          <w:sz w:val="28"/>
          <w:szCs w:val="28"/>
        </w:rPr>
        <w:t>8.1 INTRODUCTION</w:t>
      </w:r>
      <w:r>
        <w:t xml:space="preserve"> </w:t>
      </w:r>
    </w:p>
    <w:p w:rsidR="0018576C" w:rsidRDefault="00504F2B">
      <w:pPr>
        <w:spacing w:line="360" w:lineRule="auto"/>
        <w:ind w:left="-426" w:firstLine="907"/>
        <w:rPr>
          <w:sz w:val="24"/>
          <w:szCs w:val="24"/>
        </w:rPr>
      </w:pPr>
      <w:r>
        <w:rPr>
          <w:sz w:val="24"/>
          <w:szCs w:val="24"/>
        </w:rPr>
        <w:t>Testing is the integral part of any System Development Life Cycle. Insufficient and interesting applications tend to crash and result in loss of economic and manpower investment besides user’s dissatisfaction and downfall of reputation.</w:t>
      </w:r>
    </w:p>
    <w:p w:rsidR="0018576C" w:rsidRDefault="00504F2B">
      <w:pPr>
        <w:spacing w:line="360" w:lineRule="auto"/>
        <w:ind w:left="-426" w:firstLine="907"/>
        <w:rPr>
          <w:sz w:val="24"/>
          <w:szCs w:val="24"/>
        </w:rPr>
      </w:pPr>
      <w:r>
        <w:rPr>
          <w:sz w:val="24"/>
          <w:szCs w:val="24"/>
        </w:rPr>
        <w:t xml:space="preserve"> “Software Testing </w:t>
      </w:r>
      <w:r>
        <w:rPr>
          <w:sz w:val="24"/>
          <w:szCs w:val="24"/>
        </w:rPr>
        <w:t xml:space="preserve">can be looked upon as one among many processes </w:t>
      </w:r>
      <w:proofErr w:type="gramStart"/>
      <w:r>
        <w:rPr>
          <w:sz w:val="24"/>
          <w:szCs w:val="24"/>
        </w:rPr>
        <w:t>an</w:t>
      </w:r>
      <w:proofErr w:type="gramEnd"/>
      <w:r>
        <w:rPr>
          <w:sz w:val="24"/>
          <w:szCs w:val="24"/>
        </w:rPr>
        <w:t xml:space="preserve"> organization performs, and that provides the last opportunity to correct any flaws in the developed system. Software Testing includes selecting test data that have more probability of giving errors.” The fi</w:t>
      </w:r>
      <w:r>
        <w:rPr>
          <w:sz w:val="24"/>
          <w:szCs w:val="24"/>
        </w:rPr>
        <w:t>rst step in System testing is to develop the plan for all aspects of system .Software is to be tested for the best quality assurance, an assurance that the system meets the specification and requirement for its intended use and performance.</w:t>
      </w:r>
    </w:p>
    <w:p w:rsidR="0018576C" w:rsidRDefault="00504F2B">
      <w:pPr>
        <w:spacing w:line="360" w:lineRule="auto"/>
        <w:ind w:left="-426" w:firstLine="907"/>
        <w:rPr>
          <w:sz w:val="24"/>
          <w:szCs w:val="24"/>
        </w:rPr>
      </w:pPr>
      <w:r>
        <w:rPr>
          <w:sz w:val="24"/>
          <w:szCs w:val="24"/>
        </w:rPr>
        <w:t xml:space="preserve"> System Testing</w:t>
      </w:r>
      <w:r>
        <w:rPr>
          <w:sz w:val="24"/>
          <w:szCs w:val="24"/>
        </w:rPr>
        <w:t xml:space="preserve"> is the most useful practical process of executing the program with the implicit intention of finding errors that makes the program fail.</w:t>
      </w:r>
    </w:p>
    <w:p w:rsidR="0018576C" w:rsidRDefault="0018576C">
      <w:pPr>
        <w:spacing w:line="360" w:lineRule="auto"/>
        <w:ind w:left="227" w:firstLine="851"/>
        <w:rPr>
          <w:sz w:val="24"/>
          <w:szCs w:val="24"/>
        </w:rPr>
      </w:pPr>
    </w:p>
    <w:p w:rsidR="0018576C" w:rsidRDefault="00504F2B">
      <w:pPr>
        <w:spacing w:line="360" w:lineRule="auto"/>
        <w:ind w:left="-426"/>
      </w:pPr>
      <w:r>
        <w:rPr>
          <w:b/>
          <w:sz w:val="28"/>
          <w:szCs w:val="28"/>
        </w:rPr>
        <w:t>8.2 Types of Testing</w:t>
      </w:r>
      <w:r>
        <w:t xml:space="preserve"> </w:t>
      </w:r>
    </w:p>
    <w:p w:rsidR="0018576C" w:rsidRDefault="00504F2B">
      <w:pPr>
        <w:spacing w:line="360" w:lineRule="auto"/>
        <w:ind w:left="227"/>
        <w:rPr>
          <w:sz w:val="24"/>
          <w:szCs w:val="24"/>
        </w:rPr>
      </w:pPr>
      <w:r>
        <w:rPr>
          <w:noProof/>
          <w:sz w:val="24"/>
          <w:szCs w:val="24"/>
          <w:lang w:val="en-IN"/>
        </w:rPr>
        <w:drawing>
          <wp:inline distT="114300" distB="114300" distL="114300" distR="114300">
            <wp:extent cx="5611495" cy="2959100"/>
            <wp:effectExtent l="0" t="0" r="0" b="0"/>
            <wp:docPr id="4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611495" cy="2959100"/>
                    </a:xfrm>
                    <a:prstGeom prst="rect">
                      <a:avLst/>
                    </a:prstGeom>
                    <a:ln/>
                  </pic:spPr>
                </pic:pic>
              </a:graphicData>
            </a:graphic>
          </wp:inline>
        </w:drawing>
      </w:r>
    </w:p>
    <w:p w:rsidR="0018576C" w:rsidRDefault="00504F2B">
      <w:pPr>
        <w:spacing w:line="360" w:lineRule="auto"/>
        <w:ind w:left="227"/>
        <w:jc w:val="center"/>
      </w:pPr>
      <w:r>
        <w:rPr>
          <w:sz w:val="24"/>
          <w:szCs w:val="24"/>
        </w:rPr>
        <w:t>Fig 8.1 Testing Pyramid</w:t>
      </w:r>
    </w:p>
    <w:p w:rsidR="0018576C" w:rsidRDefault="0018576C">
      <w:pPr>
        <w:spacing w:line="360" w:lineRule="auto"/>
        <w:ind w:left="-426"/>
        <w:rPr>
          <w:b/>
          <w:sz w:val="24"/>
          <w:szCs w:val="24"/>
        </w:rPr>
      </w:pPr>
    </w:p>
    <w:p w:rsidR="0018576C" w:rsidRDefault="0018576C">
      <w:pPr>
        <w:spacing w:line="360" w:lineRule="auto"/>
        <w:ind w:left="-426"/>
        <w:rPr>
          <w:b/>
          <w:sz w:val="24"/>
          <w:szCs w:val="24"/>
        </w:rPr>
      </w:pPr>
    </w:p>
    <w:p w:rsidR="0018576C" w:rsidRDefault="00504F2B">
      <w:pPr>
        <w:spacing w:line="360" w:lineRule="auto"/>
        <w:ind w:left="-426"/>
        <w:rPr>
          <w:sz w:val="24"/>
          <w:szCs w:val="24"/>
        </w:rPr>
      </w:pPr>
      <w:r>
        <w:rPr>
          <w:b/>
          <w:sz w:val="24"/>
          <w:szCs w:val="24"/>
        </w:rPr>
        <w:lastRenderedPageBreak/>
        <w:t>Black Box (Functional) Testing</w:t>
      </w:r>
      <w:r>
        <w:rPr>
          <w:sz w:val="24"/>
          <w:szCs w:val="24"/>
        </w:rPr>
        <w:t xml:space="preserve">: </w:t>
      </w:r>
    </w:p>
    <w:p w:rsidR="0018576C" w:rsidRDefault="00504F2B">
      <w:pPr>
        <w:spacing w:line="360" w:lineRule="auto"/>
        <w:ind w:left="-426" w:firstLine="851"/>
        <w:rPr>
          <w:sz w:val="24"/>
          <w:szCs w:val="24"/>
        </w:rPr>
      </w:pPr>
      <w:r>
        <w:rPr>
          <w:sz w:val="24"/>
          <w:szCs w:val="24"/>
        </w:rPr>
        <w:t>Testing against specification of system or components. Study it by examining its inputs and related outputs. Key is to devise inputs that have a higher likelihood of causing outputs that reveal the presence of defects. Use experience and knowledge of the d</w:t>
      </w:r>
      <w:r>
        <w:rPr>
          <w:sz w:val="24"/>
          <w:szCs w:val="24"/>
        </w:rPr>
        <w:t>omain to identify such test cases. Failing this, a systematic approach may be necessary. Equivalence partitioning is where the input to a program falls into a number of classes, e.g. positive numbers vs. negative numbers. This type of test case design meth</w:t>
      </w:r>
      <w:r>
        <w:rPr>
          <w:sz w:val="24"/>
          <w:szCs w:val="24"/>
        </w:rPr>
        <w:t>od focuses on the functional requirements of the software, ignoring the control structure of the program. Black box testing attempts to find errors in the following categories:</w:t>
      </w:r>
    </w:p>
    <w:p w:rsidR="0018576C" w:rsidRDefault="00504F2B">
      <w:pPr>
        <w:numPr>
          <w:ilvl w:val="0"/>
          <w:numId w:val="40"/>
        </w:numPr>
      </w:pPr>
      <w:r>
        <w:t>Incorrect or missing functions.</w:t>
      </w:r>
    </w:p>
    <w:p w:rsidR="0018576C" w:rsidRDefault="00504F2B">
      <w:pPr>
        <w:numPr>
          <w:ilvl w:val="0"/>
          <w:numId w:val="40"/>
        </w:numPr>
      </w:pPr>
      <w:r>
        <w:t xml:space="preserve">Interface errors. </w:t>
      </w:r>
    </w:p>
    <w:p w:rsidR="0018576C" w:rsidRDefault="00504F2B">
      <w:pPr>
        <w:numPr>
          <w:ilvl w:val="0"/>
          <w:numId w:val="40"/>
        </w:numPr>
      </w:pPr>
      <w:r>
        <w:t>Errors in data structures or</w:t>
      </w:r>
      <w:r>
        <w:t xml:space="preserve"> external database access. </w:t>
      </w:r>
    </w:p>
    <w:p w:rsidR="0018576C" w:rsidRDefault="00504F2B">
      <w:pPr>
        <w:numPr>
          <w:ilvl w:val="0"/>
          <w:numId w:val="40"/>
        </w:numPr>
      </w:pPr>
      <w:r>
        <w:t xml:space="preserve">Performance errors. </w:t>
      </w:r>
    </w:p>
    <w:p w:rsidR="0018576C" w:rsidRDefault="00504F2B">
      <w:pPr>
        <w:numPr>
          <w:ilvl w:val="0"/>
          <w:numId w:val="40"/>
        </w:numPr>
      </w:pPr>
      <w:r>
        <w:t>Initialization and termination errors.</w:t>
      </w:r>
    </w:p>
    <w:p w:rsidR="0018576C" w:rsidRDefault="00504F2B">
      <w:pPr>
        <w:pBdr>
          <w:top w:val="nil"/>
          <w:left w:val="nil"/>
          <w:bottom w:val="nil"/>
          <w:right w:val="nil"/>
          <w:between w:val="nil"/>
        </w:pBdr>
        <w:spacing w:before="158" w:line="360" w:lineRule="auto"/>
        <w:ind w:left="-426"/>
        <w:rPr>
          <w:b/>
          <w:color w:val="000000"/>
        </w:rPr>
      </w:pPr>
      <w:r>
        <w:rPr>
          <w:b/>
          <w:color w:val="000000"/>
        </w:rPr>
        <w:t>White Box (</w:t>
      </w:r>
      <w:r>
        <w:rPr>
          <w:b/>
          <w:color w:val="000000"/>
          <w:sz w:val="24"/>
          <w:szCs w:val="24"/>
        </w:rPr>
        <w:t>Structural) Testing</w:t>
      </w:r>
      <w:r>
        <w:rPr>
          <w:b/>
          <w:color w:val="000000"/>
        </w:rPr>
        <w:t>:</w:t>
      </w:r>
    </w:p>
    <w:p w:rsidR="0018576C" w:rsidRDefault="00504F2B">
      <w:pPr>
        <w:pBdr>
          <w:top w:val="nil"/>
          <w:left w:val="nil"/>
          <w:bottom w:val="nil"/>
          <w:right w:val="nil"/>
          <w:between w:val="nil"/>
        </w:pBdr>
        <w:spacing w:before="158" w:line="360" w:lineRule="auto"/>
        <w:ind w:left="-426" w:firstLine="851"/>
        <w:rPr>
          <w:color w:val="000000"/>
          <w:sz w:val="24"/>
          <w:szCs w:val="24"/>
        </w:rPr>
      </w:pPr>
      <w:r>
        <w:rPr>
          <w:color w:val="000000"/>
          <w:sz w:val="24"/>
          <w:szCs w:val="24"/>
        </w:rPr>
        <w:t>Testing based on knowledge of structure of components (e.g. by looking at source code). Advantage is that structure of code can be used to find out how many test cases need to be performed. Knowledge of the algorithm (examination of the code) can be used t</w:t>
      </w:r>
      <w:r>
        <w:rPr>
          <w:color w:val="000000"/>
          <w:sz w:val="24"/>
          <w:szCs w:val="24"/>
        </w:rPr>
        <w:t>o identify the equivalence partitions. Path testing is where the tester aims to exercise every independent execution path through the component. All conditional statements tested for both true and false cases. If a unit has no control statements, there wil</w:t>
      </w:r>
      <w:r>
        <w:rPr>
          <w:color w:val="000000"/>
          <w:sz w:val="24"/>
          <w:szCs w:val="24"/>
        </w:rPr>
        <w:t>l be up to 2n possible paths through it. Static tools may be used 34to make this easier in programs that have a complex branching structure. Tools support. Dynamic program analyzers instrument a program with additional code. Typically this will count how m</w:t>
      </w:r>
      <w:r>
        <w:rPr>
          <w:color w:val="000000"/>
          <w:sz w:val="24"/>
          <w:szCs w:val="24"/>
        </w:rPr>
        <w:t>any times each statement is executed. At the end print out a report showing which statements have and have not been executed. Problems with flow graph derived testing:</w:t>
      </w:r>
    </w:p>
    <w:p w:rsidR="0018576C" w:rsidRDefault="00504F2B">
      <w:pPr>
        <w:numPr>
          <w:ilvl w:val="0"/>
          <w:numId w:val="41"/>
        </w:numPr>
      </w:pPr>
      <w:r>
        <w:t xml:space="preserve">Data complexity could not be taken into account. </w:t>
      </w:r>
    </w:p>
    <w:p w:rsidR="0018576C" w:rsidRDefault="00504F2B">
      <w:pPr>
        <w:numPr>
          <w:ilvl w:val="0"/>
          <w:numId w:val="41"/>
        </w:numPr>
      </w:pPr>
      <w:r>
        <w:t>We cannot test all paths in combinatio</w:t>
      </w:r>
      <w:r>
        <w:t xml:space="preserve">n. </w:t>
      </w:r>
    </w:p>
    <w:p w:rsidR="0018576C" w:rsidRDefault="00504F2B">
      <w:pPr>
        <w:numPr>
          <w:ilvl w:val="0"/>
          <w:numId w:val="41"/>
        </w:numPr>
      </w:pPr>
      <w:r>
        <w:t>It is really only possible at unit and module testing stages because beyond that complexity is too high.</w:t>
      </w:r>
    </w:p>
    <w:p w:rsidR="0018576C" w:rsidRDefault="0018576C"/>
    <w:p w:rsidR="0018576C" w:rsidRDefault="0018576C"/>
    <w:p w:rsidR="0018576C" w:rsidRDefault="0018576C"/>
    <w:p w:rsidR="0018576C" w:rsidRDefault="0018576C"/>
    <w:p w:rsidR="0018576C" w:rsidRDefault="0018576C"/>
    <w:p w:rsidR="0018576C" w:rsidRDefault="0018576C"/>
    <w:p w:rsidR="0018576C" w:rsidRDefault="00504F2B">
      <w:pPr>
        <w:pBdr>
          <w:top w:val="nil"/>
          <w:left w:val="nil"/>
          <w:bottom w:val="nil"/>
          <w:right w:val="nil"/>
          <w:between w:val="nil"/>
        </w:pBdr>
        <w:spacing w:before="158" w:line="360" w:lineRule="auto"/>
        <w:ind w:left="-426"/>
        <w:rPr>
          <w:color w:val="000000"/>
          <w:sz w:val="24"/>
          <w:szCs w:val="24"/>
        </w:rPr>
      </w:pPr>
      <w:r>
        <w:rPr>
          <w:b/>
          <w:color w:val="000000"/>
          <w:sz w:val="24"/>
          <w:szCs w:val="24"/>
        </w:rPr>
        <w:lastRenderedPageBreak/>
        <w:t>Unit Testing:</w:t>
      </w:r>
      <w:r>
        <w:rPr>
          <w:color w:val="000000"/>
          <w:sz w:val="24"/>
          <w:szCs w:val="24"/>
        </w:rPr>
        <w:t xml:space="preserve"> </w:t>
      </w:r>
    </w:p>
    <w:p w:rsidR="0018576C" w:rsidRDefault="00504F2B">
      <w:pPr>
        <w:pBdr>
          <w:top w:val="nil"/>
          <w:left w:val="nil"/>
          <w:bottom w:val="nil"/>
          <w:right w:val="nil"/>
          <w:between w:val="nil"/>
        </w:pBdr>
        <w:spacing w:before="158" w:line="360" w:lineRule="auto"/>
        <w:ind w:left="-426" w:firstLine="567"/>
        <w:rPr>
          <w:color w:val="000000"/>
          <w:sz w:val="24"/>
          <w:szCs w:val="24"/>
        </w:rPr>
      </w:pPr>
      <w:r>
        <w:rPr>
          <w:color w:val="000000"/>
          <w:sz w:val="24"/>
          <w:szCs w:val="24"/>
        </w:rPr>
        <w:t>Unit testing concentrates on each unit of the software as implemented in the code. This is done to check syntax and logical errors in programs. At this stage, the test focuses on each module individually, assuring that it functions properly as a unit. In o</w:t>
      </w:r>
      <w:r>
        <w:rPr>
          <w:color w:val="000000"/>
          <w:sz w:val="24"/>
          <w:szCs w:val="24"/>
        </w:rPr>
        <w:t>ur case, we used extensive white-box testing at the unit testing stage. A developer and his team typically do the unit testing; the unit testing is done in parallel with coding; it includes testing each function and procedure.</w:t>
      </w:r>
    </w:p>
    <w:p w:rsidR="0018576C" w:rsidRDefault="0018576C">
      <w:pPr>
        <w:pBdr>
          <w:top w:val="nil"/>
          <w:left w:val="nil"/>
          <w:bottom w:val="nil"/>
          <w:right w:val="nil"/>
          <w:between w:val="nil"/>
        </w:pBdr>
        <w:spacing w:before="158" w:line="360" w:lineRule="auto"/>
        <w:ind w:left="-426" w:firstLine="567"/>
        <w:rPr>
          <w:color w:val="000000"/>
          <w:sz w:val="24"/>
          <w:szCs w:val="24"/>
        </w:rPr>
      </w:pPr>
    </w:p>
    <w:p w:rsidR="0018576C" w:rsidRDefault="00504F2B">
      <w:pPr>
        <w:pBdr>
          <w:top w:val="nil"/>
          <w:left w:val="nil"/>
          <w:bottom w:val="nil"/>
          <w:right w:val="nil"/>
          <w:between w:val="nil"/>
        </w:pBdr>
        <w:spacing w:before="158" w:line="360" w:lineRule="auto"/>
        <w:ind w:left="-426"/>
        <w:rPr>
          <w:color w:val="000000"/>
          <w:sz w:val="24"/>
          <w:szCs w:val="24"/>
        </w:rPr>
      </w:pPr>
      <w:r>
        <w:rPr>
          <w:b/>
          <w:color w:val="000000"/>
          <w:sz w:val="24"/>
          <w:szCs w:val="24"/>
        </w:rPr>
        <w:t>Incremental Integration Test</w:t>
      </w:r>
      <w:r>
        <w:rPr>
          <w:b/>
          <w:color w:val="000000"/>
          <w:sz w:val="24"/>
          <w:szCs w:val="24"/>
        </w:rPr>
        <w:t>ing:</w:t>
      </w:r>
    </w:p>
    <w:p w:rsidR="0018576C" w:rsidRDefault="00504F2B">
      <w:pPr>
        <w:pBdr>
          <w:top w:val="nil"/>
          <w:left w:val="nil"/>
          <w:bottom w:val="nil"/>
          <w:right w:val="nil"/>
          <w:between w:val="nil"/>
        </w:pBdr>
        <w:spacing w:before="158" w:line="360" w:lineRule="auto"/>
        <w:ind w:left="-426" w:firstLine="567"/>
        <w:rPr>
          <w:color w:val="000000"/>
          <w:sz w:val="24"/>
          <w:szCs w:val="24"/>
        </w:rPr>
      </w:pPr>
      <w:r>
        <w:rPr>
          <w:color w:val="000000"/>
          <w:sz w:val="24"/>
          <w:szCs w:val="24"/>
        </w:rPr>
        <w:t xml:space="preserve"> Bottom up approach for testing i.e. continuous testing of an application as new functionality is added; Application functionality and modules should be independent enough to test separately done by programmers or by testers.</w:t>
      </w:r>
    </w:p>
    <w:p w:rsidR="0018576C" w:rsidRDefault="0018576C">
      <w:pPr>
        <w:pBdr>
          <w:top w:val="nil"/>
          <w:left w:val="nil"/>
          <w:bottom w:val="nil"/>
          <w:right w:val="nil"/>
          <w:between w:val="nil"/>
        </w:pBdr>
        <w:spacing w:before="158" w:line="360" w:lineRule="auto"/>
        <w:ind w:left="-426" w:firstLine="567"/>
        <w:rPr>
          <w:color w:val="000000"/>
          <w:sz w:val="24"/>
          <w:szCs w:val="24"/>
        </w:rPr>
      </w:pPr>
    </w:p>
    <w:p w:rsidR="0018576C" w:rsidRDefault="00504F2B">
      <w:pPr>
        <w:pBdr>
          <w:top w:val="nil"/>
          <w:left w:val="nil"/>
          <w:bottom w:val="nil"/>
          <w:right w:val="nil"/>
          <w:between w:val="nil"/>
        </w:pBdr>
        <w:spacing w:before="158" w:line="360" w:lineRule="auto"/>
        <w:ind w:left="-426"/>
        <w:rPr>
          <w:color w:val="000000"/>
          <w:sz w:val="24"/>
          <w:szCs w:val="24"/>
        </w:rPr>
      </w:pPr>
      <w:r>
        <w:rPr>
          <w:b/>
          <w:color w:val="000000"/>
          <w:sz w:val="24"/>
          <w:szCs w:val="24"/>
        </w:rPr>
        <w:t>Integration Testing:</w:t>
      </w:r>
      <w:r>
        <w:rPr>
          <w:color w:val="000000"/>
          <w:sz w:val="24"/>
          <w:szCs w:val="24"/>
        </w:rPr>
        <w:t xml:space="preserve"> </w:t>
      </w:r>
    </w:p>
    <w:p w:rsidR="0018576C" w:rsidRDefault="00504F2B">
      <w:pPr>
        <w:pBdr>
          <w:top w:val="nil"/>
          <w:left w:val="nil"/>
          <w:bottom w:val="nil"/>
          <w:right w:val="nil"/>
          <w:between w:val="nil"/>
        </w:pBdr>
        <w:spacing w:before="158" w:line="360" w:lineRule="auto"/>
        <w:ind w:left="-426" w:firstLine="567"/>
      </w:pPr>
      <w:r>
        <w:rPr>
          <w:color w:val="000000"/>
          <w:sz w:val="24"/>
          <w:szCs w:val="24"/>
        </w:rPr>
        <w:t>Te</w:t>
      </w:r>
      <w:r>
        <w:rPr>
          <w:color w:val="000000"/>
          <w:sz w:val="24"/>
          <w:szCs w:val="24"/>
        </w:rPr>
        <w:t>sting of integration modules to verify combined functionality after integration .Modules are typically code modules, individual applications, client and server and distributed systems</w:t>
      </w:r>
      <w:r>
        <w:t xml:space="preserve">. </w:t>
      </w:r>
    </w:p>
    <w:p w:rsidR="0018576C" w:rsidRDefault="00504F2B">
      <w:pPr>
        <w:pBdr>
          <w:top w:val="nil"/>
          <w:left w:val="nil"/>
          <w:bottom w:val="nil"/>
          <w:right w:val="nil"/>
          <w:between w:val="nil"/>
        </w:pBdr>
        <w:spacing w:before="158" w:line="360" w:lineRule="auto"/>
        <w:ind w:left="-426"/>
        <w:rPr>
          <w:color w:val="000000"/>
          <w:sz w:val="24"/>
          <w:szCs w:val="24"/>
        </w:rPr>
      </w:pPr>
      <w:r>
        <w:rPr>
          <w:b/>
          <w:color w:val="000000"/>
          <w:sz w:val="24"/>
          <w:szCs w:val="24"/>
        </w:rPr>
        <w:t>Functional Testing:</w:t>
      </w:r>
      <w:r>
        <w:rPr>
          <w:color w:val="000000"/>
          <w:sz w:val="24"/>
          <w:szCs w:val="24"/>
        </w:rPr>
        <w:t xml:space="preserve"> </w:t>
      </w:r>
    </w:p>
    <w:p w:rsidR="0018576C" w:rsidRDefault="00504F2B">
      <w:pPr>
        <w:pBdr>
          <w:top w:val="nil"/>
          <w:left w:val="nil"/>
          <w:bottom w:val="nil"/>
          <w:right w:val="nil"/>
          <w:between w:val="nil"/>
        </w:pBdr>
        <w:spacing w:before="158" w:line="360" w:lineRule="auto"/>
        <w:ind w:left="-426" w:firstLine="567"/>
        <w:rPr>
          <w:color w:val="000000"/>
          <w:sz w:val="24"/>
          <w:szCs w:val="24"/>
        </w:rPr>
      </w:pPr>
      <w:r>
        <w:rPr>
          <w:color w:val="000000"/>
          <w:sz w:val="24"/>
          <w:szCs w:val="24"/>
        </w:rPr>
        <w:t>This type of testing ignores the internal parts a</w:t>
      </w:r>
      <w:r>
        <w:rPr>
          <w:color w:val="000000"/>
          <w:sz w:val="24"/>
          <w:szCs w:val="24"/>
        </w:rPr>
        <w:t xml:space="preserve">nd focuses on whether the output is as per requirement or not .Black box type testing geared to functionality requirements of an application. </w:t>
      </w:r>
    </w:p>
    <w:p w:rsidR="0018576C" w:rsidRDefault="00504F2B">
      <w:pPr>
        <w:pBdr>
          <w:top w:val="nil"/>
          <w:left w:val="nil"/>
          <w:bottom w:val="nil"/>
          <w:right w:val="nil"/>
          <w:between w:val="nil"/>
        </w:pBdr>
        <w:spacing w:before="158" w:line="360" w:lineRule="auto"/>
        <w:ind w:left="-426"/>
        <w:rPr>
          <w:color w:val="000000"/>
          <w:sz w:val="24"/>
          <w:szCs w:val="24"/>
        </w:rPr>
      </w:pPr>
      <w:r>
        <w:rPr>
          <w:b/>
          <w:color w:val="000000"/>
          <w:sz w:val="24"/>
          <w:szCs w:val="24"/>
        </w:rPr>
        <w:t>System Testing:</w:t>
      </w:r>
      <w:r>
        <w:rPr>
          <w:color w:val="000000"/>
          <w:sz w:val="24"/>
          <w:szCs w:val="24"/>
        </w:rPr>
        <w:t xml:space="preserve"> </w:t>
      </w:r>
    </w:p>
    <w:p w:rsidR="0018576C" w:rsidRDefault="00504F2B">
      <w:pPr>
        <w:pBdr>
          <w:top w:val="nil"/>
          <w:left w:val="nil"/>
          <w:bottom w:val="nil"/>
          <w:right w:val="nil"/>
          <w:between w:val="nil"/>
        </w:pBdr>
        <w:spacing w:before="158" w:line="360" w:lineRule="auto"/>
        <w:ind w:left="-426" w:firstLine="567"/>
        <w:rPr>
          <w:color w:val="000000"/>
          <w:sz w:val="24"/>
          <w:szCs w:val="24"/>
        </w:rPr>
      </w:pPr>
      <w:r>
        <w:rPr>
          <w:color w:val="000000"/>
          <w:sz w:val="24"/>
          <w:szCs w:val="24"/>
        </w:rPr>
        <w:t>Entire system is tested as per the requirements. Black box type test that is based on overall re</w:t>
      </w:r>
      <w:r>
        <w:rPr>
          <w:color w:val="000000"/>
          <w:sz w:val="24"/>
          <w:szCs w:val="24"/>
        </w:rPr>
        <w:t>quirement specifications covers all combined parts of a system.</w:t>
      </w:r>
    </w:p>
    <w:p w:rsidR="0018576C" w:rsidRDefault="0018576C">
      <w:pPr>
        <w:pBdr>
          <w:top w:val="nil"/>
          <w:left w:val="nil"/>
          <w:bottom w:val="nil"/>
          <w:right w:val="nil"/>
          <w:between w:val="nil"/>
        </w:pBdr>
        <w:spacing w:before="158" w:line="360" w:lineRule="auto"/>
        <w:ind w:left="-426" w:firstLine="567"/>
        <w:rPr>
          <w:color w:val="000000"/>
          <w:sz w:val="24"/>
          <w:szCs w:val="24"/>
        </w:rPr>
      </w:pPr>
    </w:p>
    <w:p w:rsidR="0018576C" w:rsidRDefault="0018576C">
      <w:pPr>
        <w:pBdr>
          <w:top w:val="nil"/>
          <w:left w:val="nil"/>
          <w:bottom w:val="nil"/>
          <w:right w:val="nil"/>
          <w:between w:val="nil"/>
        </w:pBdr>
        <w:spacing w:before="158" w:line="360" w:lineRule="auto"/>
        <w:ind w:left="-426" w:firstLine="567"/>
        <w:rPr>
          <w:color w:val="000000"/>
          <w:sz w:val="24"/>
          <w:szCs w:val="24"/>
        </w:rPr>
      </w:pPr>
    </w:p>
    <w:p w:rsidR="0018576C" w:rsidRDefault="0018576C">
      <w:pPr>
        <w:pBdr>
          <w:top w:val="nil"/>
          <w:left w:val="nil"/>
          <w:bottom w:val="nil"/>
          <w:right w:val="nil"/>
          <w:between w:val="nil"/>
        </w:pBdr>
        <w:spacing w:before="158" w:line="360" w:lineRule="auto"/>
        <w:ind w:left="-426" w:firstLine="567"/>
        <w:rPr>
          <w:b/>
          <w:color w:val="000000"/>
          <w:sz w:val="24"/>
          <w:szCs w:val="24"/>
        </w:rPr>
      </w:pPr>
    </w:p>
    <w:p w:rsidR="0018576C" w:rsidRDefault="00504F2B">
      <w:pPr>
        <w:widowControl/>
        <w:numPr>
          <w:ilvl w:val="1"/>
          <w:numId w:val="25"/>
        </w:numPr>
        <w:pBdr>
          <w:top w:val="nil"/>
          <w:left w:val="nil"/>
          <w:bottom w:val="nil"/>
          <w:right w:val="nil"/>
          <w:between w:val="nil"/>
        </w:pBdr>
        <w:shd w:val="clear" w:color="auto" w:fill="FFFFFF"/>
        <w:spacing w:line="360" w:lineRule="auto"/>
        <w:jc w:val="both"/>
        <w:rPr>
          <w:b/>
          <w:color w:val="000000"/>
          <w:sz w:val="28"/>
          <w:szCs w:val="28"/>
        </w:rPr>
      </w:pPr>
      <w:r>
        <w:rPr>
          <w:b/>
          <w:color w:val="000000"/>
          <w:sz w:val="28"/>
          <w:szCs w:val="28"/>
        </w:rPr>
        <w:lastRenderedPageBreak/>
        <w:t xml:space="preserve"> Some Important Observations</w:t>
      </w:r>
    </w:p>
    <w:p w:rsidR="0018576C" w:rsidRDefault="0018576C">
      <w:pPr>
        <w:spacing w:line="360" w:lineRule="auto"/>
        <w:jc w:val="both"/>
        <w:rPr>
          <w:sz w:val="24"/>
          <w:szCs w:val="24"/>
        </w:rPr>
      </w:pPr>
    </w:p>
    <w:p w:rsidR="0018576C" w:rsidRDefault="00504F2B">
      <w:pPr>
        <w:spacing w:line="360" w:lineRule="auto"/>
        <w:jc w:val="both"/>
        <w:rPr>
          <w:b/>
          <w:sz w:val="24"/>
          <w:szCs w:val="24"/>
        </w:rPr>
      </w:pPr>
      <w:r>
        <w:rPr>
          <w:b/>
          <w:sz w:val="24"/>
          <w:szCs w:val="24"/>
        </w:rPr>
        <w:t xml:space="preserve"> 8.3.1 System Testing and Validation Results. </w:t>
      </w:r>
    </w:p>
    <w:p w:rsidR="0018576C" w:rsidRDefault="00504F2B">
      <w:pPr>
        <w:spacing w:line="360" w:lineRule="auto"/>
        <w:ind w:firstLine="851"/>
        <w:jc w:val="both"/>
        <w:rPr>
          <w:sz w:val="24"/>
          <w:szCs w:val="24"/>
        </w:rPr>
      </w:pPr>
      <w:bookmarkStart w:id="6" w:name="_heading=h.3znysh7" w:colFirst="0" w:colLast="0"/>
      <w:bookmarkEnd w:id="6"/>
      <w:r>
        <w:rPr>
          <w:sz w:val="24"/>
          <w:szCs w:val="24"/>
        </w:rPr>
        <w:t>System testing was done after the system was duly coded. Individual modules of the system were checked to ensure they are fully functional units before integrating them. This was done by examining each unit; each script was checked to ensure that it functi</w:t>
      </w:r>
      <w:r>
        <w:rPr>
          <w:sz w:val="24"/>
          <w:szCs w:val="24"/>
        </w:rPr>
        <w:t xml:space="preserve">ons as required and that it performs exactly as intended.  The success of each individual unit gave us the go ahead to carry out integration testing. </w:t>
      </w:r>
    </w:p>
    <w:p w:rsidR="0018576C" w:rsidRDefault="00504F2B">
      <w:pPr>
        <w:spacing w:line="360" w:lineRule="auto"/>
        <w:jc w:val="both"/>
        <w:rPr>
          <w:sz w:val="24"/>
          <w:szCs w:val="24"/>
        </w:rPr>
      </w:pPr>
      <w:r>
        <w:rPr>
          <w:sz w:val="24"/>
          <w:szCs w:val="24"/>
        </w:rPr>
        <w:t>The  system  was  validated  using  a  short  questionnaire  that  was  filled  by representatives of the</w:t>
      </w:r>
      <w:r>
        <w:rPr>
          <w:sz w:val="24"/>
          <w:szCs w:val="24"/>
        </w:rPr>
        <w:t xml:space="preserve"> users who were let to interact with the system using test data and provided feedback about the system features. This was done to assess if the system met their needs and requirements as regards. It was found out that the system performed in conformance to</w:t>
      </w:r>
      <w:r>
        <w:rPr>
          <w:sz w:val="24"/>
          <w:szCs w:val="24"/>
        </w:rPr>
        <w:t xml:space="preserve"> the then defined user needs and requirements. Results of the validation are shown as percentages of respondents against each requirement.</w:t>
      </w:r>
    </w:p>
    <w:p w:rsidR="0018576C" w:rsidRDefault="0018576C">
      <w:pPr>
        <w:spacing w:line="360" w:lineRule="auto"/>
        <w:jc w:val="both"/>
        <w:rPr>
          <w:sz w:val="24"/>
          <w:szCs w:val="24"/>
        </w:rPr>
      </w:pPr>
    </w:p>
    <w:p w:rsidR="0018576C" w:rsidRDefault="00504F2B">
      <w:pPr>
        <w:spacing w:line="360" w:lineRule="auto"/>
        <w:jc w:val="both"/>
        <w:rPr>
          <w:b/>
          <w:sz w:val="24"/>
          <w:szCs w:val="24"/>
        </w:rPr>
      </w:pPr>
      <w:r>
        <w:rPr>
          <w:b/>
          <w:sz w:val="24"/>
          <w:szCs w:val="24"/>
        </w:rPr>
        <w:t>8.3.2 Testing Test Scenarios</w:t>
      </w:r>
    </w:p>
    <w:p w:rsidR="0018576C" w:rsidRDefault="00504F2B">
      <w:pPr>
        <w:widowControl/>
        <w:pBdr>
          <w:top w:val="nil"/>
          <w:left w:val="nil"/>
          <w:bottom w:val="nil"/>
          <w:right w:val="nil"/>
          <w:between w:val="nil"/>
        </w:pBdr>
        <w:spacing w:line="360" w:lineRule="auto"/>
        <w:rPr>
          <w:color w:val="000000"/>
          <w:sz w:val="24"/>
          <w:szCs w:val="24"/>
        </w:rPr>
      </w:pPr>
      <w:r>
        <w:rPr>
          <w:color w:val="000000"/>
          <w:sz w:val="24"/>
          <w:szCs w:val="24"/>
        </w:rPr>
        <w:t>1. Check if the page load time is within the acceptable range.</w:t>
      </w:r>
      <w:r>
        <w:rPr>
          <w:color w:val="000000"/>
          <w:sz w:val="24"/>
          <w:szCs w:val="24"/>
        </w:rPr>
        <w:br/>
        <w:t>2. Check the page load o</w:t>
      </w:r>
      <w:r>
        <w:rPr>
          <w:color w:val="000000"/>
          <w:sz w:val="24"/>
          <w:szCs w:val="24"/>
        </w:rPr>
        <w:t>n slow connections.</w:t>
      </w:r>
      <w:r>
        <w:rPr>
          <w:color w:val="000000"/>
          <w:sz w:val="24"/>
          <w:szCs w:val="24"/>
        </w:rPr>
        <w:br/>
        <w:t xml:space="preserve">3. Check the response time for any action </w:t>
      </w:r>
      <w:r>
        <w:rPr>
          <w:sz w:val="24"/>
          <w:szCs w:val="24"/>
        </w:rPr>
        <w:t>under light</w:t>
      </w:r>
      <w:r>
        <w:rPr>
          <w:color w:val="000000"/>
          <w:sz w:val="24"/>
          <w:szCs w:val="24"/>
        </w:rPr>
        <w:t>, normal, moderate, and heavy load conditions.</w:t>
      </w:r>
      <w:r>
        <w:rPr>
          <w:color w:val="000000"/>
          <w:sz w:val="24"/>
          <w:szCs w:val="24"/>
        </w:rPr>
        <w:br/>
        <w:t>4. Check the performance of database stored procedures and triggers.</w:t>
      </w:r>
      <w:r>
        <w:rPr>
          <w:color w:val="000000"/>
          <w:sz w:val="24"/>
          <w:szCs w:val="24"/>
        </w:rPr>
        <w:br/>
        <w:t>5. Check the database execution time.</w:t>
      </w:r>
      <w:r>
        <w:rPr>
          <w:color w:val="000000"/>
          <w:sz w:val="24"/>
          <w:szCs w:val="24"/>
        </w:rPr>
        <w:br/>
        <w:t xml:space="preserve">6. Check for load testing of </w:t>
      </w:r>
      <w:r>
        <w:rPr>
          <w:color w:val="000000"/>
          <w:sz w:val="24"/>
          <w:szCs w:val="24"/>
        </w:rPr>
        <w:t>the application.</w:t>
      </w:r>
      <w:r>
        <w:rPr>
          <w:color w:val="000000"/>
          <w:sz w:val="24"/>
          <w:szCs w:val="24"/>
        </w:rPr>
        <w:br/>
        <w:t>7. Check for the Stress testing of the application.</w:t>
      </w:r>
      <w:r>
        <w:rPr>
          <w:color w:val="000000"/>
          <w:sz w:val="24"/>
          <w:szCs w:val="24"/>
        </w:rPr>
        <w:br/>
        <w:t>8. Check CPU and memory usage under peak load conditions.</w:t>
      </w:r>
    </w:p>
    <w:p w:rsidR="0018576C" w:rsidRDefault="00504F2B">
      <w:pPr>
        <w:spacing w:line="360" w:lineRule="auto"/>
        <w:jc w:val="both"/>
        <w:rPr>
          <w:sz w:val="24"/>
          <w:szCs w:val="24"/>
        </w:rPr>
      </w:pPr>
      <w:r>
        <w:rPr>
          <w:sz w:val="24"/>
          <w:szCs w:val="24"/>
        </w:rPr>
        <w:t>We have checked for scenarios and found that our system performed well in the circumstances.</w:t>
      </w:r>
    </w:p>
    <w:p w:rsidR="0018576C" w:rsidRDefault="00504F2B">
      <w:pPr>
        <w:spacing w:line="360" w:lineRule="auto"/>
        <w:ind w:left="2880" w:firstLine="720"/>
        <w:rPr>
          <w:b/>
          <w:sz w:val="32"/>
          <w:szCs w:val="32"/>
        </w:rPr>
      </w:pPr>
      <w:r>
        <w:br w:type="page"/>
      </w:r>
      <w:r>
        <w:rPr>
          <w:b/>
          <w:sz w:val="32"/>
          <w:szCs w:val="32"/>
        </w:rPr>
        <w:lastRenderedPageBreak/>
        <w:t>CHAPTER 9</w:t>
      </w:r>
    </w:p>
    <w:p w:rsidR="0018576C" w:rsidRDefault="00504F2B">
      <w:pPr>
        <w:spacing w:line="360" w:lineRule="auto"/>
        <w:jc w:val="center"/>
        <w:rPr>
          <w:b/>
          <w:sz w:val="28"/>
          <w:szCs w:val="28"/>
        </w:rPr>
      </w:pPr>
      <w:r>
        <w:rPr>
          <w:b/>
          <w:sz w:val="28"/>
          <w:szCs w:val="28"/>
        </w:rPr>
        <w:t>CONCLUSION AND FUTURE SCO</w:t>
      </w:r>
      <w:r>
        <w:rPr>
          <w:b/>
          <w:sz w:val="28"/>
          <w:szCs w:val="28"/>
        </w:rPr>
        <w:t>PE</w:t>
      </w:r>
    </w:p>
    <w:p w:rsidR="0018576C" w:rsidRDefault="0018576C">
      <w:pPr>
        <w:jc w:val="center"/>
        <w:rPr>
          <w:b/>
          <w:sz w:val="36"/>
          <w:szCs w:val="36"/>
        </w:rPr>
      </w:pPr>
    </w:p>
    <w:p w:rsidR="0018576C" w:rsidRDefault="00504F2B">
      <w:pPr>
        <w:rPr>
          <w:b/>
          <w:sz w:val="28"/>
          <w:szCs w:val="28"/>
        </w:rPr>
      </w:pPr>
      <w:r>
        <w:rPr>
          <w:b/>
          <w:sz w:val="28"/>
          <w:szCs w:val="28"/>
        </w:rPr>
        <w:t>9.1 Conclusion</w:t>
      </w:r>
    </w:p>
    <w:p w:rsidR="0018576C" w:rsidRDefault="0018576C">
      <w:pPr>
        <w:rPr>
          <w:b/>
        </w:rPr>
      </w:pPr>
    </w:p>
    <w:p w:rsidR="0018576C" w:rsidRDefault="00504F2B">
      <w:pPr>
        <w:spacing w:line="360" w:lineRule="auto"/>
        <w:ind w:firstLine="851"/>
        <w:rPr>
          <w:sz w:val="24"/>
          <w:szCs w:val="24"/>
        </w:rPr>
      </w:pPr>
      <w:r>
        <w:rPr>
          <w:sz w:val="24"/>
          <w:szCs w:val="24"/>
        </w:rPr>
        <w:t>In this project we can provide the data of Account about Financial to the user so they can easily find the Account according to their needs, requirements and their financial conditions.</w:t>
      </w:r>
    </w:p>
    <w:p w:rsidR="0018576C" w:rsidRDefault="00504F2B">
      <w:pPr>
        <w:spacing w:line="360" w:lineRule="auto"/>
        <w:rPr>
          <w:sz w:val="24"/>
          <w:szCs w:val="24"/>
        </w:rPr>
      </w:pPr>
      <w:r>
        <w:rPr>
          <w:sz w:val="24"/>
          <w:szCs w:val="24"/>
        </w:rPr>
        <w:t xml:space="preserve">They don’t need to go anywhere to get the details of the Account from anyone else from the institutions they can get the data in just a one click. </w:t>
      </w:r>
    </w:p>
    <w:p w:rsidR="0018576C" w:rsidRDefault="00504F2B">
      <w:pPr>
        <w:spacing w:line="360" w:lineRule="auto"/>
        <w:ind w:firstLine="720"/>
        <w:jc w:val="both"/>
        <w:rPr>
          <w:sz w:val="24"/>
          <w:szCs w:val="24"/>
        </w:rPr>
      </w:pPr>
      <w:bookmarkStart w:id="7" w:name="_heading=h.2et92p0" w:colFirst="0" w:colLast="0"/>
      <w:bookmarkEnd w:id="7"/>
      <w:r>
        <w:rPr>
          <w:sz w:val="24"/>
          <w:szCs w:val="24"/>
        </w:rPr>
        <w:t>A software project means a lot of experience. I learned a lot through this project. This project has sharpen</w:t>
      </w:r>
      <w:r>
        <w:rPr>
          <w:sz w:val="24"/>
          <w:szCs w:val="24"/>
        </w:rPr>
        <w:t>ed our concept of cloud computing.</w:t>
      </w:r>
    </w:p>
    <w:p w:rsidR="0018576C" w:rsidRDefault="00504F2B">
      <w:pPr>
        <w:spacing w:line="360" w:lineRule="auto"/>
        <w:jc w:val="both"/>
        <w:rPr>
          <w:sz w:val="24"/>
          <w:szCs w:val="24"/>
        </w:rPr>
      </w:pPr>
      <w:r>
        <w:rPr>
          <w:sz w:val="24"/>
          <w:szCs w:val="24"/>
        </w:rPr>
        <w:t xml:space="preserve">It provides easy methods to manage the load of work easily for the users. </w:t>
      </w:r>
    </w:p>
    <w:p w:rsidR="0018576C" w:rsidRDefault="00504F2B">
      <w:pPr>
        <w:spacing w:line="360" w:lineRule="auto"/>
        <w:jc w:val="both"/>
        <w:rPr>
          <w:sz w:val="24"/>
          <w:szCs w:val="24"/>
        </w:rPr>
      </w:pPr>
      <w:r>
        <w:rPr>
          <w:sz w:val="24"/>
          <w:szCs w:val="24"/>
        </w:rPr>
        <w:t xml:space="preserve">It is much faster and more efficient as the data once entered can be used and accessed easily. </w:t>
      </w:r>
    </w:p>
    <w:p w:rsidR="0018576C" w:rsidRDefault="00504F2B">
      <w:pPr>
        <w:spacing w:line="360" w:lineRule="auto"/>
        <w:ind w:firstLine="720"/>
        <w:jc w:val="both"/>
        <w:rPr>
          <w:sz w:val="24"/>
          <w:szCs w:val="24"/>
        </w:rPr>
      </w:pPr>
      <w:r>
        <w:rPr>
          <w:sz w:val="24"/>
          <w:szCs w:val="24"/>
        </w:rPr>
        <w:t xml:space="preserve">This project has given me an ample opportunity to </w:t>
      </w:r>
      <w:r>
        <w:rPr>
          <w:sz w:val="24"/>
          <w:szCs w:val="24"/>
        </w:rPr>
        <w:t xml:space="preserve">design, code, </w:t>
      </w:r>
      <w:proofErr w:type="gramStart"/>
      <w:r>
        <w:rPr>
          <w:sz w:val="24"/>
          <w:szCs w:val="24"/>
        </w:rPr>
        <w:t>test</w:t>
      </w:r>
      <w:proofErr w:type="gramEnd"/>
      <w:r>
        <w:rPr>
          <w:sz w:val="24"/>
          <w:szCs w:val="24"/>
        </w:rPr>
        <w:t xml:space="preserve"> and implement an application. This has helped in putting into practice various Software Engineering principles concepts like maintaining integrity and consistency of data.</w:t>
      </w:r>
    </w:p>
    <w:p w:rsidR="0018576C" w:rsidRDefault="0018576C">
      <w:pPr>
        <w:spacing w:line="360" w:lineRule="auto"/>
        <w:rPr>
          <w:sz w:val="24"/>
          <w:szCs w:val="24"/>
        </w:rPr>
      </w:pPr>
    </w:p>
    <w:p w:rsidR="0018576C" w:rsidRDefault="00504F2B">
      <w:pPr>
        <w:spacing w:line="360" w:lineRule="auto"/>
        <w:rPr>
          <w:b/>
          <w:sz w:val="28"/>
          <w:szCs w:val="28"/>
        </w:rPr>
      </w:pPr>
      <w:r>
        <w:rPr>
          <w:b/>
          <w:sz w:val="28"/>
          <w:szCs w:val="28"/>
        </w:rPr>
        <w:t>9.2 Future Scope</w:t>
      </w:r>
    </w:p>
    <w:p w:rsidR="0018576C" w:rsidRDefault="00504F2B">
      <w:pPr>
        <w:widowControl/>
        <w:numPr>
          <w:ilvl w:val="0"/>
          <w:numId w:val="34"/>
        </w:numPr>
        <w:pBdr>
          <w:top w:val="nil"/>
          <w:left w:val="nil"/>
          <w:bottom w:val="nil"/>
          <w:right w:val="nil"/>
          <w:between w:val="nil"/>
        </w:pBdr>
        <w:spacing w:before="158" w:line="360" w:lineRule="auto"/>
        <w:jc w:val="both"/>
        <w:rPr>
          <w:color w:val="000000"/>
          <w:sz w:val="24"/>
          <w:szCs w:val="24"/>
        </w:rPr>
      </w:pPr>
      <w:bookmarkStart w:id="8" w:name="_heading=h.tyjcwt" w:colFirst="0" w:colLast="0"/>
      <w:bookmarkEnd w:id="8"/>
      <w:r>
        <w:rPr>
          <w:color w:val="000000"/>
          <w:sz w:val="24"/>
          <w:szCs w:val="24"/>
        </w:rPr>
        <w:t>The Future scope is to make the system more user friendly and enhanced.</w:t>
      </w:r>
    </w:p>
    <w:p w:rsidR="0018576C" w:rsidRDefault="00504F2B">
      <w:pPr>
        <w:widowControl/>
        <w:numPr>
          <w:ilvl w:val="0"/>
          <w:numId w:val="34"/>
        </w:numPr>
        <w:pBdr>
          <w:top w:val="nil"/>
          <w:left w:val="nil"/>
          <w:bottom w:val="nil"/>
          <w:right w:val="nil"/>
          <w:between w:val="nil"/>
        </w:pBdr>
        <w:spacing w:line="360" w:lineRule="auto"/>
        <w:jc w:val="both"/>
        <w:rPr>
          <w:color w:val="000000"/>
          <w:sz w:val="24"/>
          <w:szCs w:val="24"/>
        </w:rPr>
      </w:pPr>
      <w:r>
        <w:rPr>
          <w:color w:val="000000"/>
          <w:sz w:val="24"/>
          <w:szCs w:val="24"/>
        </w:rPr>
        <w:t xml:space="preserve">And we will </w:t>
      </w:r>
      <w:r>
        <w:rPr>
          <w:sz w:val="24"/>
          <w:szCs w:val="24"/>
        </w:rPr>
        <w:t>make a Mobile</w:t>
      </w:r>
      <w:r>
        <w:rPr>
          <w:color w:val="000000"/>
          <w:sz w:val="24"/>
          <w:szCs w:val="24"/>
        </w:rPr>
        <w:t xml:space="preserve"> app for our system.</w:t>
      </w:r>
    </w:p>
    <w:p w:rsidR="0018576C" w:rsidRDefault="00504F2B">
      <w:pPr>
        <w:widowControl/>
        <w:numPr>
          <w:ilvl w:val="0"/>
          <w:numId w:val="34"/>
        </w:numPr>
        <w:pBdr>
          <w:top w:val="nil"/>
          <w:left w:val="nil"/>
          <w:bottom w:val="nil"/>
          <w:right w:val="nil"/>
          <w:between w:val="nil"/>
        </w:pBdr>
        <w:spacing w:line="360" w:lineRule="auto"/>
        <w:jc w:val="both"/>
        <w:rPr>
          <w:color w:val="000000"/>
          <w:sz w:val="24"/>
          <w:szCs w:val="24"/>
        </w:rPr>
      </w:pPr>
      <w:r>
        <w:rPr>
          <w:color w:val="000000"/>
          <w:sz w:val="24"/>
          <w:szCs w:val="24"/>
        </w:rPr>
        <w:t>I will add Helping BOT in the system.</w:t>
      </w:r>
    </w:p>
    <w:p w:rsidR="0018576C" w:rsidRDefault="00504F2B">
      <w:pPr>
        <w:widowControl/>
        <w:numPr>
          <w:ilvl w:val="0"/>
          <w:numId w:val="34"/>
        </w:numPr>
        <w:pBdr>
          <w:top w:val="nil"/>
          <w:left w:val="nil"/>
          <w:bottom w:val="nil"/>
          <w:right w:val="nil"/>
          <w:between w:val="nil"/>
        </w:pBdr>
        <w:spacing w:line="360" w:lineRule="auto"/>
        <w:jc w:val="both"/>
        <w:rPr>
          <w:color w:val="000000"/>
          <w:sz w:val="24"/>
          <w:szCs w:val="24"/>
        </w:rPr>
      </w:pPr>
      <w:r>
        <w:rPr>
          <w:color w:val="000000"/>
          <w:sz w:val="24"/>
          <w:szCs w:val="24"/>
        </w:rPr>
        <w:t xml:space="preserve">Online </w:t>
      </w:r>
      <w:r>
        <w:rPr>
          <w:sz w:val="24"/>
          <w:szCs w:val="24"/>
        </w:rPr>
        <w:t>Payment</w:t>
      </w:r>
      <w:r>
        <w:rPr>
          <w:color w:val="000000"/>
          <w:sz w:val="24"/>
          <w:szCs w:val="24"/>
        </w:rPr>
        <w:t xml:space="preserve"> would be introduced to conduct online </w:t>
      </w:r>
      <w:r>
        <w:rPr>
          <w:sz w:val="24"/>
          <w:szCs w:val="24"/>
        </w:rPr>
        <w:t>payment</w:t>
      </w:r>
      <w:r>
        <w:rPr>
          <w:color w:val="000000"/>
          <w:sz w:val="24"/>
          <w:szCs w:val="24"/>
        </w:rPr>
        <w:t>.</w:t>
      </w:r>
    </w:p>
    <w:p w:rsidR="0018576C" w:rsidRDefault="00504F2B">
      <w:pPr>
        <w:widowControl/>
        <w:numPr>
          <w:ilvl w:val="0"/>
          <w:numId w:val="34"/>
        </w:numPr>
        <w:pBdr>
          <w:top w:val="nil"/>
          <w:left w:val="nil"/>
          <w:bottom w:val="nil"/>
          <w:right w:val="nil"/>
          <w:between w:val="nil"/>
        </w:pBdr>
        <w:spacing w:after="160" w:line="360" w:lineRule="auto"/>
        <w:jc w:val="both"/>
        <w:rPr>
          <w:color w:val="000000"/>
          <w:sz w:val="24"/>
          <w:szCs w:val="24"/>
        </w:rPr>
      </w:pPr>
      <w:r>
        <w:rPr>
          <w:color w:val="000000"/>
          <w:sz w:val="24"/>
          <w:szCs w:val="24"/>
        </w:rPr>
        <w:t xml:space="preserve">Further, the </w:t>
      </w:r>
      <w:r>
        <w:rPr>
          <w:sz w:val="24"/>
          <w:szCs w:val="24"/>
        </w:rPr>
        <w:t xml:space="preserve">Client </w:t>
      </w:r>
      <w:r>
        <w:rPr>
          <w:color w:val="000000"/>
          <w:sz w:val="24"/>
          <w:szCs w:val="24"/>
        </w:rPr>
        <w:t xml:space="preserve">can upload the </w:t>
      </w:r>
      <w:r>
        <w:rPr>
          <w:sz w:val="24"/>
          <w:szCs w:val="24"/>
        </w:rPr>
        <w:t xml:space="preserve">Screenshot </w:t>
      </w:r>
      <w:r>
        <w:rPr>
          <w:color w:val="000000"/>
          <w:sz w:val="24"/>
          <w:szCs w:val="24"/>
        </w:rPr>
        <w:t xml:space="preserve">of their </w:t>
      </w:r>
      <w:r>
        <w:rPr>
          <w:sz w:val="24"/>
          <w:szCs w:val="24"/>
        </w:rPr>
        <w:t>review on</w:t>
      </w:r>
      <w:r>
        <w:rPr>
          <w:color w:val="000000"/>
          <w:sz w:val="24"/>
          <w:szCs w:val="24"/>
        </w:rPr>
        <w:t xml:space="preserve"> this site and </w:t>
      </w:r>
      <w:r>
        <w:rPr>
          <w:sz w:val="24"/>
          <w:szCs w:val="24"/>
        </w:rPr>
        <w:t xml:space="preserve">Client/User </w:t>
      </w:r>
      <w:proofErr w:type="gramStart"/>
      <w:r>
        <w:rPr>
          <w:sz w:val="24"/>
          <w:szCs w:val="24"/>
        </w:rPr>
        <w:t xml:space="preserve">also </w:t>
      </w:r>
      <w:r>
        <w:rPr>
          <w:color w:val="000000"/>
          <w:sz w:val="24"/>
          <w:szCs w:val="24"/>
        </w:rPr>
        <w:t xml:space="preserve"> who</w:t>
      </w:r>
      <w:proofErr w:type="gramEnd"/>
      <w:r>
        <w:rPr>
          <w:color w:val="000000"/>
          <w:sz w:val="24"/>
          <w:szCs w:val="24"/>
        </w:rPr>
        <w:t xml:space="preserve"> had missed those </w:t>
      </w:r>
      <w:r>
        <w:rPr>
          <w:sz w:val="24"/>
          <w:szCs w:val="24"/>
        </w:rPr>
        <w:t xml:space="preserve">payments </w:t>
      </w:r>
      <w:r>
        <w:rPr>
          <w:color w:val="000000"/>
          <w:sz w:val="24"/>
          <w:szCs w:val="24"/>
        </w:rPr>
        <w:t xml:space="preserve">can </w:t>
      </w:r>
      <w:r>
        <w:rPr>
          <w:sz w:val="24"/>
          <w:szCs w:val="24"/>
        </w:rPr>
        <w:t>provide their feedback</w:t>
      </w:r>
      <w:r>
        <w:rPr>
          <w:color w:val="000000"/>
          <w:sz w:val="24"/>
          <w:szCs w:val="24"/>
        </w:rPr>
        <w:t>.</w:t>
      </w:r>
    </w:p>
    <w:p w:rsidR="0018576C" w:rsidRDefault="0018576C">
      <w:pPr>
        <w:rPr>
          <w:sz w:val="24"/>
          <w:szCs w:val="24"/>
        </w:rPr>
      </w:pPr>
    </w:p>
    <w:p w:rsidR="0018576C" w:rsidRDefault="00504F2B">
      <w:pPr>
        <w:rPr>
          <w:sz w:val="24"/>
          <w:szCs w:val="24"/>
        </w:rPr>
      </w:pPr>
      <w:r>
        <w:br w:type="page"/>
      </w:r>
    </w:p>
    <w:p w:rsidR="0018576C" w:rsidRDefault="0018576C">
      <w:pPr>
        <w:rPr>
          <w:sz w:val="24"/>
          <w:szCs w:val="24"/>
        </w:rPr>
      </w:pPr>
    </w:p>
    <w:p w:rsidR="0018576C" w:rsidRDefault="0018576C">
      <w:pPr>
        <w:rPr>
          <w:sz w:val="24"/>
          <w:szCs w:val="24"/>
        </w:rPr>
      </w:pPr>
    </w:p>
    <w:p w:rsidR="0018576C" w:rsidRDefault="00504F2B">
      <w:pPr>
        <w:pStyle w:val="Heading2"/>
        <w:spacing w:before="52"/>
        <w:ind w:left="0" w:right="18"/>
        <w:rPr>
          <w:sz w:val="36"/>
          <w:szCs w:val="36"/>
        </w:rPr>
      </w:pPr>
      <w:r>
        <w:rPr>
          <w:sz w:val="36"/>
          <w:szCs w:val="36"/>
        </w:rPr>
        <w:t>References</w:t>
      </w:r>
    </w:p>
    <w:p w:rsidR="0018576C" w:rsidRDefault="0018576C">
      <w:pPr>
        <w:pBdr>
          <w:top w:val="nil"/>
          <w:left w:val="nil"/>
          <w:bottom w:val="nil"/>
          <w:right w:val="nil"/>
          <w:between w:val="nil"/>
        </w:pBdr>
        <w:ind w:right="18"/>
        <w:rPr>
          <w:rFonts w:ascii="Cambria" w:eastAsia="Cambria" w:hAnsi="Cambria" w:cs="Cambria"/>
          <w:b/>
          <w:color w:val="000000"/>
          <w:sz w:val="28"/>
          <w:szCs w:val="28"/>
        </w:rPr>
      </w:pPr>
    </w:p>
    <w:p w:rsidR="0018576C" w:rsidRDefault="0018576C">
      <w:pPr>
        <w:pBdr>
          <w:top w:val="nil"/>
          <w:left w:val="nil"/>
          <w:bottom w:val="nil"/>
          <w:right w:val="nil"/>
          <w:between w:val="nil"/>
        </w:pBdr>
        <w:ind w:right="18"/>
        <w:rPr>
          <w:rFonts w:ascii="Cambria" w:eastAsia="Cambria" w:hAnsi="Cambria" w:cs="Cambria"/>
          <w:b/>
          <w:color w:val="000000"/>
          <w:sz w:val="28"/>
          <w:szCs w:val="28"/>
        </w:rPr>
      </w:pPr>
    </w:p>
    <w:p w:rsidR="0018576C" w:rsidRDefault="00504F2B">
      <w:pPr>
        <w:numPr>
          <w:ilvl w:val="0"/>
          <w:numId w:val="18"/>
        </w:numPr>
        <w:tabs>
          <w:tab w:val="left" w:pos="1160"/>
        </w:tabs>
      </w:pPr>
      <w:r>
        <w:t xml:space="preserve">Kovach, J. J., </w:t>
      </w:r>
      <w:proofErr w:type="spellStart"/>
      <w:r>
        <w:t>Atasu</w:t>
      </w:r>
      <w:proofErr w:type="spellEnd"/>
      <w:r>
        <w:t>, A., &amp;</w:t>
      </w:r>
      <w:r>
        <w:t xml:space="preserve"> Banerjee, S. (2018). Salesforce incentives and remanufacturing. Production and Operations Management, 27(3), 516-530.</w:t>
      </w:r>
    </w:p>
    <w:p w:rsidR="0018576C" w:rsidRDefault="00504F2B">
      <w:pPr>
        <w:numPr>
          <w:ilvl w:val="0"/>
          <w:numId w:val="18"/>
        </w:numPr>
        <w:tabs>
          <w:tab w:val="left" w:pos="1160"/>
        </w:tabs>
      </w:pPr>
      <w:r>
        <w:t xml:space="preserve">Anderson, E., &amp; Oliver, R. L. (1987). Perspectives on behavior-based versus outcome-based </w:t>
      </w:r>
      <w:proofErr w:type="spellStart"/>
      <w:r>
        <w:t>salesforce</w:t>
      </w:r>
      <w:proofErr w:type="spellEnd"/>
      <w:r>
        <w:t xml:space="preserve"> control systems. Journal of Marketin</w:t>
      </w:r>
      <w:r>
        <w:t>g, 51(4), 76-88.</w:t>
      </w:r>
    </w:p>
    <w:p w:rsidR="0018576C" w:rsidRDefault="00504F2B">
      <w:pPr>
        <w:numPr>
          <w:ilvl w:val="0"/>
          <w:numId w:val="18"/>
        </w:numPr>
        <w:tabs>
          <w:tab w:val="left" w:pos="1160"/>
        </w:tabs>
      </w:pPr>
      <w:proofErr w:type="spellStart"/>
      <w:r>
        <w:t>Samaraweera</w:t>
      </w:r>
      <w:proofErr w:type="spellEnd"/>
      <w:r>
        <w:t xml:space="preserve">, M., &amp; Gelb, B. D. (2015). Formal </w:t>
      </w:r>
      <w:proofErr w:type="spellStart"/>
      <w:r>
        <w:t>salesforce</w:t>
      </w:r>
      <w:proofErr w:type="spellEnd"/>
      <w:r>
        <w:t xml:space="preserve"> controls and revenue production: a meta-analysis. Journal of Personal Selling &amp; Sales Management, 35(1), 23-32.</w:t>
      </w:r>
    </w:p>
    <w:p w:rsidR="0018576C" w:rsidRDefault="00504F2B">
      <w:pPr>
        <w:numPr>
          <w:ilvl w:val="0"/>
          <w:numId w:val="18"/>
        </w:numPr>
        <w:tabs>
          <w:tab w:val="left" w:pos="1160"/>
        </w:tabs>
      </w:pPr>
      <w:proofErr w:type="spellStart"/>
      <w:r>
        <w:t>Ntayi</w:t>
      </w:r>
      <w:proofErr w:type="spellEnd"/>
      <w:r>
        <w:t xml:space="preserve">, J. M., </w:t>
      </w:r>
      <w:proofErr w:type="spellStart"/>
      <w:r>
        <w:t>Munene</w:t>
      </w:r>
      <w:proofErr w:type="spellEnd"/>
      <w:r>
        <w:t xml:space="preserve">, J. C., &amp; </w:t>
      </w:r>
      <w:proofErr w:type="spellStart"/>
      <w:r>
        <w:t>Eyaa</w:t>
      </w:r>
      <w:proofErr w:type="spellEnd"/>
      <w:r>
        <w:t xml:space="preserve">, S. (2010). Salesforce </w:t>
      </w:r>
      <w:proofErr w:type="spellStart"/>
      <w:r>
        <w:t>behavioural</w:t>
      </w:r>
      <w:proofErr w:type="spellEnd"/>
      <w:r>
        <w:t xml:space="preserve"> performance of accounts relationship managers (ARMS) in Uganda's commercial banks: A qualitative analysis. Journal of Retail &amp; Leisure Property, 9(1), 5-23</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t xml:space="preserve">. </w:t>
      </w:r>
      <w:proofErr w:type="spellStart"/>
      <w:r>
        <w:rPr>
          <w:color w:val="000000"/>
          <w:sz w:val="24"/>
          <w:szCs w:val="24"/>
        </w:rPr>
        <w:t>Yaish</w:t>
      </w:r>
      <w:proofErr w:type="spellEnd"/>
      <w:r>
        <w:rPr>
          <w:color w:val="000000"/>
          <w:sz w:val="24"/>
          <w:szCs w:val="24"/>
        </w:rPr>
        <w:t xml:space="preserve">, H., </w:t>
      </w:r>
      <w:proofErr w:type="spellStart"/>
      <w:r>
        <w:rPr>
          <w:color w:val="000000"/>
          <w:sz w:val="24"/>
          <w:szCs w:val="24"/>
        </w:rPr>
        <w:t>Goyal</w:t>
      </w:r>
      <w:proofErr w:type="spellEnd"/>
      <w:r>
        <w:rPr>
          <w:color w:val="000000"/>
          <w:sz w:val="24"/>
          <w:szCs w:val="24"/>
        </w:rPr>
        <w:t xml:space="preserve">, M., &amp; </w:t>
      </w:r>
      <w:proofErr w:type="spellStart"/>
      <w:r>
        <w:rPr>
          <w:color w:val="000000"/>
          <w:sz w:val="24"/>
          <w:szCs w:val="24"/>
        </w:rPr>
        <w:t>Feuerlicht</w:t>
      </w:r>
      <w:proofErr w:type="spellEnd"/>
      <w:r>
        <w:rPr>
          <w:color w:val="000000"/>
          <w:sz w:val="24"/>
          <w:szCs w:val="24"/>
        </w:rPr>
        <w:t>, G. (2014). Evaluating the performance of multi-tenant elastic</w:t>
      </w:r>
      <w:r>
        <w:rPr>
          <w:color w:val="000000"/>
          <w:sz w:val="24"/>
          <w:szCs w:val="24"/>
        </w:rPr>
        <w:t xml:space="preserve"> extension tables. </w:t>
      </w:r>
      <w:proofErr w:type="spellStart"/>
      <w:r>
        <w:rPr>
          <w:color w:val="000000"/>
          <w:sz w:val="24"/>
          <w:szCs w:val="24"/>
        </w:rPr>
        <w:t>Procedia</w:t>
      </w:r>
      <w:proofErr w:type="spellEnd"/>
      <w:r>
        <w:rPr>
          <w:color w:val="000000"/>
          <w:sz w:val="24"/>
          <w:szCs w:val="24"/>
        </w:rPr>
        <w:t xml:space="preserve"> Computer Science, 29, 614-626.</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proofErr w:type="spellStart"/>
      <w:r>
        <w:rPr>
          <w:color w:val="000000"/>
          <w:sz w:val="24"/>
          <w:szCs w:val="24"/>
        </w:rPr>
        <w:t>Peng</w:t>
      </w:r>
      <w:proofErr w:type="spellEnd"/>
      <w:r>
        <w:rPr>
          <w:color w:val="000000"/>
          <w:sz w:val="24"/>
          <w:szCs w:val="24"/>
        </w:rPr>
        <w:t>, J., Zhang, X., Lei, Z., Zhang, B., Zhang, W., &amp; Li, Q. (2009, December). Comparison of several cloud computing platforms. In 2009 Second international symposium on information science and eng</w:t>
      </w:r>
      <w:r>
        <w:rPr>
          <w:color w:val="000000"/>
          <w:sz w:val="24"/>
          <w:szCs w:val="24"/>
        </w:rPr>
        <w:t>ineering (pp. 23-27). IEEE.</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t xml:space="preserve">Li, M., </w:t>
      </w:r>
      <w:proofErr w:type="spellStart"/>
      <w:r>
        <w:rPr>
          <w:color w:val="000000"/>
          <w:sz w:val="24"/>
          <w:szCs w:val="24"/>
        </w:rPr>
        <w:t>Kankanhalli</w:t>
      </w:r>
      <w:proofErr w:type="spellEnd"/>
      <w:r>
        <w:rPr>
          <w:color w:val="000000"/>
          <w:sz w:val="24"/>
          <w:szCs w:val="24"/>
        </w:rPr>
        <w:t>, A., &amp; Kim, S. H. (2016). Which ideas are more likely to be implemented in online user innovation communities? An empirical analysis. Decision Support Systems, 84, 28-40</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t>Mason, M. (2018). Overcoming the risks of privileged user abuse in Salesforce. Network Security, 2018(8), 6-8</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t xml:space="preserve">Fisher, S. (2007, May). The architecture of the apex platform, </w:t>
      </w:r>
      <w:proofErr w:type="spellStart"/>
      <w:r>
        <w:rPr>
          <w:color w:val="000000"/>
          <w:sz w:val="24"/>
          <w:szCs w:val="24"/>
        </w:rPr>
        <w:t>salesforce</w:t>
      </w:r>
      <w:proofErr w:type="spellEnd"/>
      <w:r>
        <w:rPr>
          <w:color w:val="000000"/>
          <w:sz w:val="24"/>
          <w:szCs w:val="24"/>
        </w:rPr>
        <w:t xml:space="preserve">. </w:t>
      </w:r>
      <w:proofErr w:type="gramStart"/>
      <w:r>
        <w:rPr>
          <w:color w:val="000000"/>
          <w:sz w:val="24"/>
          <w:szCs w:val="24"/>
        </w:rPr>
        <w:t>com's</w:t>
      </w:r>
      <w:proofErr w:type="gramEnd"/>
      <w:r>
        <w:rPr>
          <w:color w:val="000000"/>
          <w:sz w:val="24"/>
          <w:szCs w:val="24"/>
        </w:rPr>
        <w:t xml:space="preserve"> platform for building on-demand applications. </w:t>
      </w:r>
      <w:r>
        <w:rPr>
          <w:sz w:val="24"/>
          <w:szCs w:val="24"/>
        </w:rPr>
        <w:t>In the 29th</w:t>
      </w:r>
      <w:r>
        <w:rPr>
          <w:color w:val="000000"/>
          <w:sz w:val="24"/>
          <w:szCs w:val="24"/>
        </w:rPr>
        <w:t xml:space="preserve"> Interna</w:t>
      </w:r>
      <w:r>
        <w:rPr>
          <w:color w:val="000000"/>
          <w:sz w:val="24"/>
          <w:szCs w:val="24"/>
        </w:rPr>
        <w:t>tional Conference on Software Engineering (</w:t>
      </w:r>
      <w:r>
        <w:rPr>
          <w:sz w:val="24"/>
          <w:szCs w:val="24"/>
        </w:rPr>
        <w:t>ICSE 07</w:t>
      </w:r>
      <w:r>
        <w:rPr>
          <w:color w:val="000000"/>
          <w:sz w:val="24"/>
          <w:szCs w:val="24"/>
        </w:rPr>
        <w:t xml:space="preserve"> Companion) (pp. 3-3). IEEE</w:t>
      </w:r>
      <w:proofErr w:type="gramStart"/>
      <w:r>
        <w:rPr>
          <w:color w:val="000000"/>
          <w:sz w:val="24"/>
          <w:szCs w:val="24"/>
        </w:rPr>
        <w:t>..</w:t>
      </w:r>
      <w:proofErr w:type="gramEnd"/>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proofErr w:type="spellStart"/>
      <w:r>
        <w:rPr>
          <w:color w:val="000000"/>
          <w:sz w:val="24"/>
          <w:szCs w:val="24"/>
        </w:rPr>
        <w:t>Espadas</w:t>
      </w:r>
      <w:proofErr w:type="spellEnd"/>
      <w:r>
        <w:rPr>
          <w:color w:val="000000"/>
          <w:sz w:val="24"/>
          <w:szCs w:val="24"/>
        </w:rPr>
        <w:t>, J., Concha, D., &amp; Molina, A. (2008, October). Application Development over Software-as-a-Service platforms. In 2008 the third international conference on software engi</w:t>
      </w:r>
      <w:r>
        <w:rPr>
          <w:color w:val="000000"/>
          <w:sz w:val="24"/>
          <w:szCs w:val="24"/>
        </w:rPr>
        <w:t>neering advances (pp. 97-104). IEEE.</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t xml:space="preserve">Churchill </w:t>
      </w:r>
      <w:proofErr w:type="spellStart"/>
      <w:r>
        <w:rPr>
          <w:color w:val="000000"/>
          <w:sz w:val="24"/>
          <w:szCs w:val="24"/>
        </w:rPr>
        <w:t>Jr</w:t>
      </w:r>
      <w:proofErr w:type="spellEnd"/>
      <w:r>
        <w:rPr>
          <w:color w:val="000000"/>
          <w:sz w:val="24"/>
          <w:szCs w:val="24"/>
        </w:rPr>
        <w:t xml:space="preserve">, G. A., Ford, N. M., &amp; Walker </w:t>
      </w:r>
      <w:proofErr w:type="spellStart"/>
      <w:r>
        <w:rPr>
          <w:color w:val="000000"/>
          <w:sz w:val="24"/>
          <w:szCs w:val="24"/>
        </w:rPr>
        <w:t>Jr</w:t>
      </w:r>
      <w:proofErr w:type="spellEnd"/>
      <w:r>
        <w:rPr>
          <w:color w:val="000000"/>
          <w:sz w:val="24"/>
          <w:szCs w:val="24"/>
        </w:rPr>
        <w:t xml:space="preserve">, O. C. (1976). Organizational climate and job satisfaction in the </w:t>
      </w:r>
      <w:proofErr w:type="spellStart"/>
      <w:r>
        <w:rPr>
          <w:color w:val="000000"/>
          <w:sz w:val="24"/>
          <w:szCs w:val="24"/>
        </w:rPr>
        <w:t>salesforce</w:t>
      </w:r>
      <w:proofErr w:type="spellEnd"/>
      <w:r>
        <w:rPr>
          <w:color w:val="000000"/>
          <w:sz w:val="24"/>
          <w:szCs w:val="24"/>
        </w:rPr>
        <w:t>. Journal of Marketing Research, 13(4), 323-332.</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lastRenderedPageBreak/>
        <w:t>Dai, Y., &amp; Chao, X. (2016). Price delegation and</w:t>
      </w:r>
      <w:r>
        <w:rPr>
          <w:color w:val="000000"/>
          <w:sz w:val="24"/>
          <w:szCs w:val="24"/>
        </w:rPr>
        <w:t xml:space="preserve"> </w:t>
      </w:r>
      <w:proofErr w:type="spellStart"/>
      <w:r>
        <w:rPr>
          <w:color w:val="000000"/>
          <w:sz w:val="24"/>
          <w:szCs w:val="24"/>
        </w:rPr>
        <w:t>salesforce</w:t>
      </w:r>
      <w:proofErr w:type="spellEnd"/>
      <w:r>
        <w:rPr>
          <w:color w:val="000000"/>
          <w:sz w:val="24"/>
          <w:szCs w:val="24"/>
        </w:rPr>
        <w:t xml:space="preserve"> contract design with asymmetric risk aversion coefficient of sales agents. International Journal of Production Economics, 172, 31-42.</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proofErr w:type="spellStart"/>
      <w:r>
        <w:rPr>
          <w:color w:val="000000"/>
          <w:sz w:val="24"/>
          <w:szCs w:val="24"/>
        </w:rPr>
        <w:t>Mietzner</w:t>
      </w:r>
      <w:proofErr w:type="spellEnd"/>
      <w:r>
        <w:rPr>
          <w:color w:val="000000"/>
          <w:sz w:val="24"/>
          <w:szCs w:val="24"/>
        </w:rPr>
        <w:t>, R., &amp;</w:t>
      </w:r>
      <w:r>
        <w:rPr>
          <w:color w:val="000000"/>
          <w:sz w:val="24"/>
          <w:szCs w:val="24"/>
        </w:rPr>
        <w:t xml:space="preserve"> </w:t>
      </w:r>
      <w:proofErr w:type="spellStart"/>
      <w:r>
        <w:rPr>
          <w:color w:val="000000"/>
          <w:sz w:val="24"/>
          <w:szCs w:val="24"/>
        </w:rPr>
        <w:t>Leymann</w:t>
      </w:r>
      <w:proofErr w:type="spellEnd"/>
      <w:r>
        <w:rPr>
          <w:color w:val="000000"/>
          <w:sz w:val="24"/>
          <w:szCs w:val="24"/>
        </w:rPr>
        <w:t>, F. (2010, December). A self-service portal for service-based applications. In 2010 IEEE International Conference on Service-Oriented Computing and Applications (SOCA) (pp. 1-8). IEEE.</w:t>
      </w:r>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r>
        <w:rPr>
          <w:color w:val="000000"/>
          <w:sz w:val="24"/>
          <w:szCs w:val="24"/>
        </w:rPr>
        <w:t>Hayes, B. (2008). Cloud computing</w:t>
      </w:r>
      <w:proofErr w:type="gramStart"/>
      <w:r>
        <w:rPr>
          <w:color w:val="000000"/>
          <w:sz w:val="24"/>
          <w:szCs w:val="24"/>
        </w:rPr>
        <w:t>..</w:t>
      </w:r>
      <w:proofErr w:type="gramEnd"/>
    </w:p>
    <w:p w:rsidR="0018576C" w:rsidRDefault="00504F2B">
      <w:pPr>
        <w:numPr>
          <w:ilvl w:val="0"/>
          <w:numId w:val="18"/>
        </w:numPr>
        <w:pBdr>
          <w:top w:val="nil"/>
          <w:left w:val="nil"/>
          <w:bottom w:val="nil"/>
          <w:right w:val="nil"/>
          <w:between w:val="nil"/>
        </w:pBdr>
        <w:tabs>
          <w:tab w:val="left" w:pos="1160"/>
        </w:tabs>
        <w:spacing w:before="159" w:line="360" w:lineRule="auto"/>
        <w:ind w:left="0" w:right="18" w:hanging="460"/>
        <w:rPr>
          <w:color w:val="000000"/>
          <w:sz w:val="24"/>
          <w:szCs w:val="24"/>
        </w:rPr>
      </w:pPr>
      <w:proofErr w:type="spellStart"/>
      <w:r>
        <w:rPr>
          <w:color w:val="202122"/>
          <w:sz w:val="24"/>
          <w:szCs w:val="24"/>
          <w:highlight w:val="white"/>
        </w:rPr>
        <w:t>Netto</w:t>
      </w:r>
      <w:proofErr w:type="spellEnd"/>
      <w:r>
        <w:rPr>
          <w:color w:val="202122"/>
          <w:sz w:val="24"/>
          <w:szCs w:val="24"/>
          <w:highlight w:val="white"/>
        </w:rPr>
        <w:t xml:space="preserve">, M.; </w:t>
      </w:r>
      <w:proofErr w:type="spellStart"/>
      <w:r>
        <w:rPr>
          <w:color w:val="202122"/>
          <w:sz w:val="24"/>
          <w:szCs w:val="24"/>
          <w:highlight w:val="white"/>
        </w:rPr>
        <w:t>Calheiros</w:t>
      </w:r>
      <w:proofErr w:type="spellEnd"/>
      <w:r>
        <w:rPr>
          <w:color w:val="202122"/>
          <w:sz w:val="24"/>
          <w:szCs w:val="24"/>
          <w:highlight w:val="white"/>
        </w:rPr>
        <w:t xml:space="preserve">, R.; </w:t>
      </w:r>
      <w:r>
        <w:rPr>
          <w:color w:val="202122"/>
          <w:sz w:val="24"/>
          <w:szCs w:val="24"/>
          <w:highlight w:val="white"/>
        </w:rPr>
        <w:t xml:space="preserve">Rodrigues, E.; Cunha, R.; </w:t>
      </w:r>
      <w:proofErr w:type="spellStart"/>
      <w:r>
        <w:rPr>
          <w:color w:val="202122"/>
          <w:sz w:val="24"/>
          <w:szCs w:val="24"/>
          <w:highlight w:val="white"/>
        </w:rPr>
        <w:t>Buyya</w:t>
      </w:r>
      <w:proofErr w:type="spellEnd"/>
      <w:r>
        <w:rPr>
          <w:color w:val="202122"/>
          <w:sz w:val="24"/>
          <w:szCs w:val="24"/>
          <w:highlight w:val="white"/>
        </w:rPr>
        <w:t>, R. (2018). "</w:t>
      </w:r>
      <w:r>
        <w:rPr>
          <w:color w:val="202124"/>
          <w:sz w:val="24"/>
          <w:szCs w:val="24"/>
          <w:highlight w:val="white"/>
        </w:rPr>
        <w:t>Salesforce performance and satisfaction as a function of individual difference, interpersonal, and situational factors”.</w:t>
      </w:r>
    </w:p>
    <w:sectPr w:rsidR="0018576C">
      <w:footerReference w:type="default" r:id="rId38"/>
      <w:pgSz w:w="12240" w:h="15840"/>
      <w:pgMar w:top="1418" w:right="1418" w:bottom="1418" w:left="1985"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F2B" w:rsidRDefault="00504F2B">
      <w:r>
        <w:separator/>
      </w:r>
    </w:p>
  </w:endnote>
  <w:endnote w:type="continuationSeparator" w:id="0">
    <w:p w:rsidR="00504F2B" w:rsidRDefault="0050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76C" w:rsidRDefault="00504F2B">
    <w:pPr>
      <w:pBdr>
        <w:top w:val="nil"/>
        <w:left w:val="nil"/>
        <w:bottom w:val="nil"/>
        <w:right w:val="nil"/>
        <w:between w:val="nil"/>
      </w:pBdr>
      <w:tabs>
        <w:tab w:val="center" w:pos="4513"/>
        <w:tab w:val="right" w:pos="9026"/>
      </w:tabs>
      <w:jc w:val="center"/>
      <w:rPr>
        <w:smallCaps/>
        <w:color w:val="4F81BD"/>
      </w:rPr>
    </w:pPr>
    <w:r>
      <w:rPr>
        <w:smallCaps/>
        <w:color w:val="4F81BD"/>
      </w:rPr>
      <w:fldChar w:fldCharType="begin"/>
    </w:r>
    <w:r>
      <w:rPr>
        <w:smallCaps/>
        <w:color w:val="4F81BD"/>
      </w:rPr>
      <w:instrText>PAGE</w:instrText>
    </w:r>
    <w:r w:rsidR="00EB6772">
      <w:rPr>
        <w:smallCaps/>
        <w:color w:val="4F81BD"/>
      </w:rPr>
      <w:fldChar w:fldCharType="separate"/>
    </w:r>
    <w:r w:rsidR="003349EE">
      <w:rPr>
        <w:smallCaps/>
        <w:noProof/>
        <w:color w:val="4F81BD"/>
      </w:rPr>
      <w:t>7</w:t>
    </w:r>
    <w:r>
      <w:rPr>
        <w:smallCaps/>
        <w:color w:val="4F81BD"/>
      </w:rPr>
      <w:fldChar w:fldCharType="end"/>
    </w:r>
  </w:p>
  <w:p w:rsidR="0018576C" w:rsidRDefault="0018576C">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76C" w:rsidRDefault="00504F2B">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EB6772">
      <w:rPr>
        <w:color w:val="000000"/>
      </w:rPr>
      <w:fldChar w:fldCharType="separate"/>
    </w:r>
    <w:r w:rsidR="00800599">
      <w:rPr>
        <w:noProof/>
        <w:color w:val="000000"/>
      </w:rPr>
      <w:t>47</w:t>
    </w:r>
    <w:r>
      <w:rPr>
        <w:color w:val="000000"/>
      </w:rPr>
      <w:fldChar w:fldCharType="end"/>
    </w:r>
  </w:p>
  <w:p w:rsidR="0018576C" w:rsidRDefault="0018576C">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F2B" w:rsidRDefault="00504F2B">
      <w:r>
        <w:separator/>
      </w:r>
    </w:p>
  </w:footnote>
  <w:footnote w:type="continuationSeparator" w:id="0">
    <w:p w:rsidR="00504F2B" w:rsidRDefault="00504F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F76"/>
    <w:multiLevelType w:val="multilevel"/>
    <w:tmpl w:val="669CC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10C5F6D"/>
    <w:multiLevelType w:val="multilevel"/>
    <w:tmpl w:val="4378C682"/>
    <w:lvl w:ilvl="0">
      <w:start w:val="1"/>
      <w:numFmt w:val="lowerLetter"/>
      <w:lvlText w:val="%1)"/>
      <w:lvlJc w:val="left"/>
      <w:pPr>
        <w:ind w:left="1410" w:hanging="360"/>
      </w:pPr>
      <w:rPr>
        <w:sz w:val="28"/>
        <w:szCs w:val="28"/>
      </w:r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2">
    <w:nsid w:val="033713E6"/>
    <w:multiLevelType w:val="multilevel"/>
    <w:tmpl w:val="316082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3DD625B"/>
    <w:multiLevelType w:val="multilevel"/>
    <w:tmpl w:val="15583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A5229CE"/>
    <w:multiLevelType w:val="multilevel"/>
    <w:tmpl w:val="1B24B7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1E40212"/>
    <w:multiLevelType w:val="multilevel"/>
    <w:tmpl w:val="48F42B8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2475265"/>
    <w:multiLevelType w:val="multilevel"/>
    <w:tmpl w:val="5088E804"/>
    <w:lvl w:ilvl="0">
      <w:start w:val="1"/>
      <w:numFmt w:val="decimal"/>
      <w:lvlText w:val="%1"/>
      <w:lvlJc w:val="left"/>
      <w:pPr>
        <w:ind w:left="480" w:hanging="480"/>
      </w:pPr>
    </w:lvl>
    <w:lvl w:ilvl="1">
      <w:start w:val="8"/>
      <w:numFmt w:val="decimal"/>
      <w:lvlText w:val="%1.%2"/>
      <w:lvlJc w:val="left"/>
      <w:pPr>
        <w:ind w:left="540" w:hanging="480"/>
      </w:pPr>
    </w:lvl>
    <w:lvl w:ilvl="2">
      <w:start w:val="2"/>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7">
    <w:nsid w:val="1407111B"/>
    <w:multiLevelType w:val="multilevel"/>
    <w:tmpl w:val="C512EA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1FB80526"/>
    <w:multiLevelType w:val="multilevel"/>
    <w:tmpl w:val="3FA28F0C"/>
    <w:lvl w:ilvl="0">
      <w:start w:val="7"/>
      <w:numFmt w:val="decimal"/>
      <w:lvlText w:val="%1"/>
      <w:lvlJc w:val="left"/>
      <w:pPr>
        <w:ind w:left="375" w:hanging="375"/>
      </w:pPr>
      <w:rPr>
        <w:sz w:val="28"/>
        <w:szCs w:val="28"/>
      </w:rPr>
    </w:lvl>
    <w:lvl w:ilvl="1">
      <w:start w:val="2"/>
      <w:numFmt w:val="decimal"/>
      <w:lvlText w:val="%1.%2"/>
      <w:lvlJc w:val="left"/>
      <w:pPr>
        <w:ind w:left="1074" w:hanging="375"/>
      </w:pPr>
      <w:rPr>
        <w:sz w:val="28"/>
        <w:szCs w:val="28"/>
      </w:rPr>
    </w:lvl>
    <w:lvl w:ilvl="2">
      <w:start w:val="1"/>
      <w:numFmt w:val="decimal"/>
      <w:lvlText w:val="%1.%2.%3"/>
      <w:lvlJc w:val="left"/>
      <w:pPr>
        <w:ind w:left="2118" w:hanging="720"/>
      </w:pPr>
      <w:rPr>
        <w:sz w:val="28"/>
        <w:szCs w:val="28"/>
      </w:rPr>
    </w:lvl>
    <w:lvl w:ilvl="3">
      <w:start w:val="1"/>
      <w:numFmt w:val="decimal"/>
      <w:lvlText w:val="%1.%2.%3.%4"/>
      <w:lvlJc w:val="left"/>
      <w:pPr>
        <w:ind w:left="2817" w:hanging="720"/>
      </w:pPr>
      <w:rPr>
        <w:sz w:val="28"/>
        <w:szCs w:val="28"/>
      </w:rPr>
    </w:lvl>
    <w:lvl w:ilvl="4">
      <w:start w:val="1"/>
      <w:numFmt w:val="decimal"/>
      <w:lvlText w:val="%1.%2.%3.%4.%5"/>
      <w:lvlJc w:val="left"/>
      <w:pPr>
        <w:ind w:left="3876" w:hanging="1080"/>
      </w:pPr>
      <w:rPr>
        <w:sz w:val="28"/>
        <w:szCs w:val="28"/>
      </w:rPr>
    </w:lvl>
    <w:lvl w:ilvl="5">
      <w:start w:val="1"/>
      <w:numFmt w:val="decimal"/>
      <w:lvlText w:val="%1.%2.%3.%4.%5.%6"/>
      <w:lvlJc w:val="left"/>
      <w:pPr>
        <w:ind w:left="4935" w:hanging="1440"/>
      </w:pPr>
      <w:rPr>
        <w:sz w:val="28"/>
        <w:szCs w:val="28"/>
      </w:rPr>
    </w:lvl>
    <w:lvl w:ilvl="6">
      <w:start w:val="1"/>
      <w:numFmt w:val="decimal"/>
      <w:lvlText w:val="%1.%2.%3.%4.%5.%6.%7"/>
      <w:lvlJc w:val="left"/>
      <w:pPr>
        <w:ind w:left="5634" w:hanging="1440"/>
      </w:pPr>
      <w:rPr>
        <w:sz w:val="28"/>
        <w:szCs w:val="28"/>
      </w:rPr>
    </w:lvl>
    <w:lvl w:ilvl="7">
      <w:start w:val="1"/>
      <w:numFmt w:val="decimal"/>
      <w:lvlText w:val="%1.%2.%3.%4.%5.%6.%7.%8"/>
      <w:lvlJc w:val="left"/>
      <w:pPr>
        <w:ind w:left="6693" w:hanging="1800"/>
      </w:pPr>
      <w:rPr>
        <w:sz w:val="28"/>
        <w:szCs w:val="28"/>
      </w:rPr>
    </w:lvl>
    <w:lvl w:ilvl="8">
      <w:start w:val="1"/>
      <w:numFmt w:val="decimal"/>
      <w:lvlText w:val="%1.%2.%3.%4.%5.%6.%7.%8.%9"/>
      <w:lvlJc w:val="left"/>
      <w:pPr>
        <w:ind w:left="7392" w:hanging="1800"/>
      </w:pPr>
      <w:rPr>
        <w:sz w:val="28"/>
        <w:szCs w:val="28"/>
      </w:rPr>
    </w:lvl>
  </w:abstractNum>
  <w:abstractNum w:abstractNumId="9">
    <w:nsid w:val="22A31261"/>
    <w:multiLevelType w:val="multilevel"/>
    <w:tmpl w:val="894E203A"/>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25916A09"/>
    <w:multiLevelType w:val="multilevel"/>
    <w:tmpl w:val="6D06F4CE"/>
    <w:lvl w:ilvl="0">
      <w:start w:val="1"/>
      <w:numFmt w:val="decimal"/>
      <w:lvlText w:val="%1"/>
      <w:lvlJc w:val="left"/>
      <w:pPr>
        <w:ind w:left="360" w:hanging="360"/>
      </w:pPr>
    </w:lvl>
    <w:lvl w:ilvl="1">
      <w:start w:val="8"/>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nsid w:val="25DC0F53"/>
    <w:multiLevelType w:val="multilevel"/>
    <w:tmpl w:val="0610D5A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nsid w:val="2D9B59BF"/>
    <w:multiLevelType w:val="multilevel"/>
    <w:tmpl w:val="9968AB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ED1354F"/>
    <w:multiLevelType w:val="multilevel"/>
    <w:tmpl w:val="CF3E3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EED6716"/>
    <w:multiLevelType w:val="multilevel"/>
    <w:tmpl w:val="F006A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F7A0ABB"/>
    <w:multiLevelType w:val="multilevel"/>
    <w:tmpl w:val="CF2AF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22A36FC"/>
    <w:multiLevelType w:val="multilevel"/>
    <w:tmpl w:val="57D04BA8"/>
    <w:lvl w:ilvl="0">
      <w:start w:val="2"/>
      <w:numFmt w:val="decimal"/>
      <w:lvlText w:val="%1"/>
      <w:lvlJc w:val="left"/>
      <w:pPr>
        <w:ind w:left="1119" w:hanging="420"/>
      </w:pPr>
    </w:lvl>
    <w:lvl w:ilvl="1">
      <w:start w:val="1"/>
      <w:numFmt w:val="decimal"/>
      <w:lvlText w:val="%1.%2"/>
      <w:lvlJc w:val="left"/>
      <w:pPr>
        <w:ind w:left="1119" w:hanging="420"/>
      </w:pPr>
      <w:rPr>
        <w:b/>
      </w:rPr>
    </w:lvl>
    <w:lvl w:ilvl="2">
      <w:start w:val="1"/>
      <w:numFmt w:val="bullet"/>
      <w:lvlText w:val="•"/>
      <w:lvlJc w:val="left"/>
      <w:pPr>
        <w:ind w:left="3112" w:hanging="420"/>
      </w:pPr>
    </w:lvl>
    <w:lvl w:ilvl="3">
      <w:start w:val="1"/>
      <w:numFmt w:val="bullet"/>
      <w:lvlText w:val="•"/>
      <w:lvlJc w:val="left"/>
      <w:pPr>
        <w:ind w:left="4108" w:hanging="420"/>
      </w:pPr>
    </w:lvl>
    <w:lvl w:ilvl="4">
      <w:start w:val="1"/>
      <w:numFmt w:val="bullet"/>
      <w:lvlText w:val="•"/>
      <w:lvlJc w:val="left"/>
      <w:pPr>
        <w:ind w:left="5104" w:hanging="420"/>
      </w:pPr>
    </w:lvl>
    <w:lvl w:ilvl="5">
      <w:start w:val="1"/>
      <w:numFmt w:val="bullet"/>
      <w:lvlText w:val="•"/>
      <w:lvlJc w:val="left"/>
      <w:pPr>
        <w:ind w:left="6100" w:hanging="420"/>
      </w:pPr>
    </w:lvl>
    <w:lvl w:ilvl="6">
      <w:start w:val="1"/>
      <w:numFmt w:val="bullet"/>
      <w:lvlText w:val="•"/>
      <w:lvlJc w:val="left"/>
      <w:pPr>
        <w:ind w:left="7096" w:hanging="420"/>
      </w:pPr>
    </w:lvl>
    <w:lvl w:ilvl="7">
      <w:start w:val="1"/>
      <w:numFmt w:val="bullet"/>
      <w:lvlText w:val="•"/>
      <w:lvlJc w:val="left"/>
      <w:pPr>
        <w:ind w:left="8092" w:hanging="420"/>
      </w:pPr>
    </w:lvl>
    <w:lvl w:ilvl="8">
      <w:start w:val="1"/>
      <w:numFmt w:val="bullet"/>
      <w:lvlText w:val="•"/>
      <w:lvlJc w:val="left"/>
      <w:pPr>
        <w:ind w:left="9088" w:hanging="420"/>
      </w:pPr>
    </w:lvl>
  </w:abstractNum>
  <w:abstractNum w:abstractNumId="17">
    <w:nsid w:val="32E23B6F"/>
    <w:multiLevelType w:val="multilevel"/>
    <w:tmpl w:val="9F587E72"/>
    <w:lvl w:ilvl="0">
      <w:start w:val="8"/>
      <w:numFmt w:val="decimal"/>
      <w:lvlText w:val="%1"/>
      <w:lvlJc w:val="left"/>
      <w:pPr>
        <w:ind w:left="375" w:hanging="375"/>
      </w:pPr>
    </w:lvl>
    <w:lvl w:ilvl="1">
      <w:start w:val="3"/>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nsid w:val="337371BC"/>
    <w:multiLevelType w:val="multilevel"/>
    <w:tmpl w:val="1BD631BC"/>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19">
    <w:nsid w:val="33EA44AD"/>
    <w:multiLevelType w:val="multilevel"/>
    <w:tmpl w:val="C6DC8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34486F4A"/>
    <w:multiLevelType w:val="multilevel"/>
    <w:tmpl w:val="971C9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45679CA"/>
    <w:multiLevelType w:val="multilevel"/>
    <w:tmpl w:val="FC1EB7C4"/>
    <w:lvl w:ilvl="0">
      <w:start w:val="6"/>
      <w:numFmt w:val="decimal"/>
      <w:lvlText w:val="%1"/>
      <w:lvlJc w:val="left"/>
      <w:pPr>
        <w:ind w:left="375" w:hanging="375"/>
      </w:pPr>
    </w:lvl>
    <w:lvl w:ilvl="1">
      <w:start w:val="1"/>
      <w:numFmt w:val="decimal"/>
      <w:lvlText w:val="%1.%2"/>
      <w:lvlJc w:val="left"/>
      <w:pPr>
        <w:ind w:left="517" w:hanging="375"/>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304" w:hanging="144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22">
    <w:nsid w:val="391521BE"/>
    <w:multiLevelType w:val="multilevel"/>
    <w:tmpl w:val="4DCAD698"/>
    <w:lvl w:ilvl="0">
      <w:start w:val="1"/>
      <w:numFmt w:val="bullet"/>
      <w:lvlText w:val="●"/>
      <w:lvlJc w:val="left"/>
      <w:pPr>
        <w:ind w:left="360" w:hanging="360"/>
      </w:pPr>
      <w:rPr>
        <w:rFonts w:ascii="Noto Sans Symbols" w:eastAsia="Noto Sans Symbols" w:hAnsi="Noto Sans Symbols" w:cs="Noto Sans Symbols"/>
        <w:color w:val="000000"/>
        <w:sz w:val="24"/>
        <w:szCs w:val="24"/>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23">
    <w:nsid w:val="3AC7189C"/>
    <w:multiLevelType w:val="multilevel"/>
    <w:tmpl w:val="C0AC1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3B795909"/>
    <w:multiLevelType w:val="multilevel"/>
    <w:tmpl w:val="D9F08F20"/>
    <w:lvl w:ilvl="0">
      <w:start w:val="1"/>
      <w:numFmt w:val="lowerLetter"/>
      <w:lvlText w:val="%1)"/>
      <w:lvlJc w:val="left"/>
      <w:pPr>
        <w:ind w:left="1479" w:hanging="360"/>
      </w:pPr>
    </w:lvl>
    <w:lvl w:ilvl="1">
      <w:start w:val="1"/>
      <w:numFmt w:val="lowerLetter"/>
      <w:lvlText w:val="%2."/>
      <w:lvlJc w:val="left"/>
      <w:pPr>
        <w:ind w:left="2199" w:hanging="360"/>
      </w:pPr>
    </w:lvl>
    <w:lvl w:ilvl="2">
      <w:start w:val="1"/>
      <w:numFmt w:val="lowerRoman"/>
      <w:lvlText w:val="%3."/>
      <w:lvlJc w:val="right"/>
      <w:pPr>
        <w:ind w:left="2919" w:hanging="180"/>
      </w:pPr>
    </w:lvl>
    <w:lvl w:ilvl="3">
      <w:start w:val="1"/>
      <w:numFmt w:val="decimal"/>
      <w:lvlText w:val="%4."/>
      <w:lvlJc w:val="left"/>
      <w:pPr>
        <w:ind w:left="3639" w:hanging="360"/>
      </w:pPr>
    </w:lvl>
    <w:lvl w:ilvl="4">
      <w:start w:val="1"/>
      <w:numFmt w:val="lowerLetter"/>
      <w:lvlText w:val="%5."/>
      <w:lvlJc w:val="left"/>
      <w:pPr>
        <w:ind w:left="4359" w:hanging="360"/>
      </w:pPr>
    </w:lvl>
    <w:lvl w:ilvl="5">
      <w:start w:val="1"/>
      <w:numFmt w:val="lowerRoman"/>
      <w:lvlText w:val="%6."/>
      <w:lvlJc w:val="right"/>
      <w:pPr>
        <w:ind w:left="5079" w:hanging="180"/>
      </w:pPr>
    </w:lvl>
    <w:lvl w:ilvl="6">
      <w:start w:val="1"/>
      <w:numFmt w:val="decimal"/>
      <w:lvlText w:val="%7."/>
      <w:lvlJc w:val="left"/>
      <w:pPr>
        <w:ind w:left="5799" w:hanging="360"/>
      </w:pPr>
    </w:lvl>
    <w:lvl w:ilvl="7">
      <w:start w:val="1"/>
      <w:numFmt w:val="lowerLetter"/>
      <w:lvlText w:val="%8."/>
      <w:lvlJc w:val="left"/>
      <w:pPr>
        <w:ind w:left="6519" w:hanging="360"/>
      </w:pPr>
    </w:lvl>
    <w:lvl w:ilvl="8">
      <w:start w:val="1"/>
      <w:numFmt w:val="lowerRoman"/>
      <w:lvlText w:val="%9."/>
      <w:lvlJc w:val="right"/>
      <w:pPr>
        <w:ind w:left="7239" w:hanging="180"/>
      </w:pPr>
    </w:lvl>
  </w:abstractNum>
  <w:abstractNum w:abstractNumId="25">
    <w:nsid w:val="3B8E76D4"/>
    <w:multiLevelType w:val="multilevel"/>
    <w:tmpl w:val="E12CFF30"/>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26">
    <w:nsid w:val="449A7B40"/>
    <w:multiLevelType w:val="multilevel"/>
    <w:tmpl w:val="34CAB30A"/>
    <w:lvl w:ilvl="0">
      <w:start w:val="1"/>
      <w:numFmt w:val="lowerLetter"/>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95F00E2"/>
    <w:multiLevelType w:val="multilevel"/>
    <w:tmpl w:val="F8022EE4"/>
    <w:lvl w:ilvl="0">
      <w:start w:val="1"/>
      <w:numFmt w:val="bullet"/>
      <w:lvlText w:val="●"/>
      <w:lvlJc w:val="left"/>
      <w:pPr>
        <w:ind w:left="780" w:hanging="360"/>
      </w:pPr>
      <w:rPr>
        <w:rFonts w:ascii="Noto Sans Symbols" w:eastAsia="Noto Sans Symbols" w:hAnsi="Noto Sans Symbols" w:cs="Noto Sans Symbols"/>
      </w:rPr>
    </w:lvl>
    <w:lvl w:ilvl="1">
      <w:start w:val="1"/>
      <w:numFmt w:val="decimal"/>
      <w:lvlText w:val="%2."/>
      <w:lvlJc w:val="left"/>
      <w:pPr>
        <w:ind w:left="540" w:hanging="360"/>
      </w:pPr>
    </w:lvl>
    <w:lvl w:ilvl="2">
      <w:start w:val="1"/>
      <w:numFmt w:val="decimal"/>
      <w:lvlText w:val="%3."/>
      <w:lvlJc w:val="left"/>
      <w:pPr>
        <w:ind w:left="72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nsid w:val="4D527594"/>
    <w:multiLevelType w:val="multilevel"/>
    <w:tmpl w:val="232253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nsid w:val="4E9C76A7"/>
    <w:multiLevelType w:val="multilevel"/>
    <w:tmpl w:val="77B01218"/>
    <w:lvl w:ilvl="0">
      <w:start w:val="1"/>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nsid w:val="54A46428"/>
    <w:multiLevelType w:val="multilevel"/>
    <w:tmpl w:val="4FBA1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58087515"/>
    <w:multiLevelType w:val="multilevel"/>
    <w:tmpl w:val="D5D02A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5C597D4A"/>
    <w:multiLevelType w:val="multilevel"/>
    <w:tmpl w:val="8B887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674758D4"/>
    <w:multiLevelType w:val="multilevel"/>
    <w:tmpl w:val="22BE307A"/>
    <w:lvl w:ilvl="0">
      <w:start w:val="1"/>
      <w:numFmt w:val="lowerLetter"/>
      <w:lvlText w:val="%1)"/>
      <w:lvlJc w:val="left"/>
      <w:pPr>
        <w:ind w:left="1479" w:hanging="360"/>
      </w:pPr>
      <w:rPr>
        <w:sz w:val="28"/>
        <w:szCs w:val="28"/>
      </w:rPr>
    </w:lvl>
    <w:lvl w:ilvl="1">
      <w:start w:val="1"/>
      <w:numFmt w:val="lowerLetter"/>
      <w:lvlText w:val="%2."/>
      <w:lvlJc w:val="left"/>
      <w:pPr>
        <w:ind w:left="2199" w:hanging="360"/>
      </w:pPr>
    </w:lvl>
    <w:lvl w:ilvl="2">
      <w:start w:val="1"/>
      <w:numFmt w:val="lowerRoman"/>
      <w:lvlText w:val="%3."/>
      <w:lvlJc w:val="right"/>
      <w:pPr>
        <w:ind w:left="2919" w:hanging="180"/>
      </w:pPr>
    </w:lvl>
    <w:lvl w:ilvl="3">
      <w:start w:val="1"/>
      <w:numFmt w:val="decimal"/>
      <w:lvlText w:val="%4."/>
      <w:lvlJc w:val="left"/>
      <w:pPr>
        <w:ind w:left="3639" w:hanging="360"/>
      </w:pPr>
    </w:lvl>
    <w:lvl w:ilvl="4">
      <w:start w:val="1"/>
      <w:numFmt w:val="lowerLetter"/>
      <w:lvlText w:val="%5."/>
      <w:lvlJc w:val="left"/>
      <w:pPr>
        <w:ind w:left="4359" w:hanging="360"/>
      </w:pPr>
    </w:lvl>
    <w:lvl w:ilvl="5">
      <w:start w:val="1"/>
      <w:numFmt w:val="lowerRoman"/>
      <w:lvlText w:val="%6."/>
      <w:lvlJc w:val="right"/>
      <w:pPr>
        <w:ind w:left="5079" w:hanging="180"/>
      </w:pPr>
    </w:lvl>
    <w:lvl w:ilvl="6">
      <w:start w:val="1"/>
      <w:numFmt w:val="decimal"/>
      <w:lvlText w:val="%7."/>
      <w:lvlJc w:val="left"/>
      <w:pPr>
        <w:ind w:left="5799" w:hanging="360"/>
      </w:pPr>
    </w:lvl>
    <w:lvl w:ilvl="7">
      <w:start w:val="1"/>
      <w:numFmt w:val="lowerLetter"/>
      <w:lvlText w:val="%8."/>
      <w:lvlJc w:val="left"/>
      <w:pPr>
        <w:ind w:left="6519" w:hanging="360"/>
      </w:pPr>
    </w:lvl>
    <w:lvl w:ilvl="8">
      <w:start w:val="1"/>
      <w:numFmt w:val="lowerRoman"/>
      <w:lvlText w:val="%9."/>
      <w:lvlJc w:val="right"/>
      <w:pPr>
        <w:ind w:left="7239" w:hanging="180"/>
      </w:pPr>
    </w:lvl>
  </w:abstractNum>
  <w:abstractNum w:abstractNumId="34">
    <w:nsid w:val="6B6C5464"/>
    <w:multiLevelType w:val="multilevel"/>
    <w:tmpl w:val="B590C7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6BA13D29"/>
    <w:multiLevelType w:val="multilevel"/>
    <w:tmpl w:val="04BA9A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nsid w:val="703E39E7"/>
    <w:multiLevelType w:val="multilevel"/>
    <w:tmpl w:val="364427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714B1A97"/>
    <w:multiLevelType w:val="multilevel"/>
    <w:tmpl w:val="95A2F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761268CB"/>
    <w:multiLevelType w:val="multilevel"/>
    <w:tmpl w:val="E8C2E9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nsid w:val="79976F45"/>
    <w:multiLevelType w:val="multilevel"/>
    <w:tmpl w:val="16BEFE9E"/>
    <w:lvl w:ilvl="0">
      <w:start w:val="1"/>
      <w:numFmt w:val="decimal"/>
      <w:lvlText w:val="%1"/>
      <w:lvlJc w:val="left"/>
      <w:pPr>
        <w:ind w:left="1119" w:hanging="420"/>
      </w:pPr>
    </w:lvl>
    <w:lvl w:ilvl="1">
      <w:start w:val="1"/>
      <w:numFmt w:val="decimal"/>
      <w:lvlText w:val="%1.%2"/>
      <w:lvlJc w:val="left"/>
      <w:pPr>
        <w:ind w:left="1119" w:hanging="420"/>
      </w:pPr>
      <w:rPr>
        <w:rFonts w:ascii="Times New Roman" w:eastAsia="Times New Roman" w:hAnsi="Times New Roman" w:cs="Times New Roman"/>
        <w:b/>
        <w:sz w:val="28"/>
        <w:szCs w:val="28"/>
      </w:rPr>
    </w:lvl>
    <w:lvl w:ilvl="2">
      <w:start w:val="1"/>
      <w:numFmt w:val="bullet"/>
      <w:lvlText w:val="•"/>
      <w:lvlJc w:val="left"/>
      <w:pPr>
        <w:ind w:left="3112" w:hanging="420"/>
      </w:pPr>
    </w:lvl>
    <w:lvl w:ilvl="3">
      <w:start w:val="1"/>
      <w:numFmt w:val="bullet"/>
      <w:lvlText w:val="•"/>
      <w:lvlJc w:val="left"/>
      <w:pPr>
        <w:ind w:left="4108" w:hanging="420"/>
      </w:pPr>
    </w:lvl>
    <w:lvl w:ilvl="4">
      <w:start w:val="1"/>
      <w:numFmt w:val="bullet"/>
      <w:lvlText w:val="•"/>
      <w:lvlJc w:val="left"/>
      <w:pPr>
        <w:ind w:left="5104" w:hanging="420"/>
      </w:pPr>
    </w:lvl>
    <w:lvl w:ilvl="5">
      <w:start w:val="1"/>
      <w:numFmt w:val="bullet"/>
      <w:lvlText w:val="•"/>
      <w:lvlJc w:val="left"/>
      <w:pPr>
        <w:ind w:left="6100" w:hanging="420"/>
      </w:pPr>
    </w:lvl>
    <w:lvl w:ilvl="6">
      <w:start w:val="1"/>
      <w:numFmt w:val="bullet"/>
      <w:lvlText w:val="•"/>
      <w:lvlJc w:val="left"/>
      <w:pPr>
        <w:ind w:left="7096" w:hanging="420"/>
      </w:pPr>
    </w:lvl>
    <w:lvl w:ilvl="7">
      <w:start w:val="1"/>
      <w:numFmt w:val="bullet"/>
      <w:lvlText w:val="•"/>
      <w:lvlJc w:val="left"/>
      <w:pPr>
        <w:ind w:left="8092" w:hanging="420"/>
      </w:pPr>
    </w:lvl>
    <w:lvl w:ilvl="8">
      <w:start w:val="1"/>
      <w:numFmt w:val="bullet"/>
      <w:lvlText w:val="•"/>
      <w:lvlJc w:val="left"/>
      <w:pPr>
        <w:ind w:left="9088" w:hanging="420"/>
      </w:pPr>
    </w:lvl>
  </w:abstractNum>
  <w:abstractNum w:abstractNumId="40">
    <w:nsid w:val="7A665C68"/>
    <w:multiLevelType w:val="multilevel"/>
    <w:tmpl w:val="A8765F02"/>
    <w:lvl w:ilvl="0">
      <w:start w:val="1"/>
      <w:numFmt w:val="decimal"/>
      <w:lvlText w:val="[%1]"/>
      <w:lvlJc w:val="left"/>
      <w:pPr>
        <w:ind w:left="1039" w:hanging="340"/>
      </w:pPr>
    </w:lvl>
    <w:lvl w:ilvl="1">
      <w:start w:val="1"/>
      <w:numFmt w:val="bullet"/>
      <w:lvlText w:val="•"/>
      <w:lvlJc w:val="left"/>
      <w:pPr>
        <w:ind w:left="2044" w:hanging="340"/>
      </w:pPr>
    </w:lvl>
    <w:lvl w:ilvl="2">
      <w:start w:val="1"/>
      <w:numFmt w:val="bullet"/>
      <w:lvlText w:val="•"/>
      <w:lvlJc w:val="left"/>
      <w:pPr>
        <w:ind w:left="3048" w:hanging="340"/>
      </w:pPr>
    </w:lvl>
    <w:lvl w:ilvl="3">
      <w:start w:val="1"/>
      <w:numFmt w:val="bullet"/>
      <w:lvlText w:val="•"/>
      <w:lvlJc w:val="left"/>
      <w:pPr>
        <w:ind w:left="4052" w:hanging="340"/>
      </w:pPr>
    </w:lvl>
    <w:lvl w:ilvl="4">
      <w:start w:val="1"/>
      <w:numFmt w:val="bullet"/>
      <w:lvlText w:val="•"/>
      <w:lvlJc w:val="left"/>
      <w:pPr>
        <w:ind w:left="5056" w:hanging="340"/>
      </w:pPr>
    </w:lvl>
    <w:lvl w:ilvl="5">
      <w:start w:val="1"/>
      <w:numFmt w:val="bullet"/>
      <w:lvlText w:val="•"/>
      <w:lvlJc w:val="left"/>
      <w:pPr>
        <w:ind w:left="6060" w:hanging="340"/>
      </w:pPr>
    </w:lvl>
    <w:lvl w:ilvl="6">
      <w:start w:val="1"/>
      <w:numFmt w:val="bullet"/>
      <w:lvlText w:val="•"/>
      <w:lvlJc w:val="left"/>
      <w:pPr>
        <w:ind w:left="7064" w:hanging="340"/>
      </w:pPr>
    </w:lvl>
    <w:lvl w:ilvl="7">
      <w:start w:val="1"/>
      <w:numFmt w:val="bullet"/>
      <w:lvlText w:val="•"/>
      <w:lvlJc w:val="left"/>
      <w:pPr>
        <w:ind w:left="8068" w:hanging="340"/>
      </w:pPr>
    </w:lvl>
    <w:lvl w:ilvl="8">
      <w:start w:val="1"/>
      <w:numFmt w:val="bullet"/>
      <w:lvlText w:val="•"/>
      <w:lvlJc w:val="left"/>
      <w:pPr>
        <w:ind w:left="9072" w:hanging="340"/>
      </w:pPr>
    </w:lvl>
  </w:abstractNum>
  <w:abstractNum w:abstractNumId="41">
    <w:nsid w:val="7C3563AA"/>
    <w:multiLevelType w:val="multilevel"/>
    <w:tmpl w:val="99EC77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6"/>
  </w:num>
  <w:num w:numId="3">
    <w:abstractNumId w:val="4"/>
  </w:num>
  <w:num w:numId="4">
    <w:abstractNumId w:val="34"/>
  </w:num>
  <w:num w:numId="5">
    <w:abstractNumId w:val="22"/>
  </w:num>
  <w:num w:numId="6">
    <w:abstractNumId w:val="3"/>
  </w:num>
  <w:num w:numId="7">
    <w:abstractNumId w:val="33"/>
  </w:num>
  <w:num w:numId="8">
    <w:abstractNumId w:val="7"/>
  </w:num>
  <w:num w:numId="9">
    <w:abstractNumId w:val="32"/>
  </w:num>
  <w:num w:numId="10">
    <w:abstractNumId w:val="12"/>
  </w:num>
  <w:num w:numId="11">
    <w:abstractNumId w:val="35"/>
  </w:num>
  <w:num w:numId="12">
    <w:abstractNumId w:val="19"/>
  </w:num>
  <w:num w:numId="13">
    <w:abstractNumId w:val="41"/>
  </w:num>
  <w:num w:numId="14">
    <w:abstractNumId w:val="38"/>
  </w:num>
  <w:num w:numId="15">
    <w:abstractNumId w:val="0"/>
  </w:num>
  <w:num w:numId="16">
    <w:abstractNumId w:val="11"/>
  </w:num>
  <w:num w:numId="17">
    <w:abstractNumId w:val="20"/>
  </w:num>
  <w:num w:numId="18">
    <w:abstractNumId w:val="40"/>
  </w:num>
  <w:num w:numId="19">
    <w:abstractNumId w:val="16"/>
  </w:num>
  <w:num w:numId="20">
    <w:abstractNumId w:val="39"/>
  </w:num>
  <w:num w:numId="21">
    <w:abstractNumId w:val="31"/>
  </w:num>
  <w:num w:numId="22">
    <w:abstractNumId w:val="37"/>
  </w:num>
  <w:num w:numId="23">
    <w:abstractNumId w:val="15"/>
  </w:num>
  <w:num w:numId="24">
    <w:abstractNumId w:val="14"/>
  </w:num>
  <w:num w:numId="25">
    <w:abstractNumId w:val="17"/>
  </w:num>
  <w:num w:numId="26">
    <w:abstractNumId w:val="8"/>
  </w:num>
  <w:num w:numId="27">
    <w:abstractNumId w:val="5"/>
  </w:num>
  <w:num w:numId="28">
    <w:abstractNumId w:val="13"/>
  </w:num>
  <w:num w:numId="29">
    <w:abstractNumId w:val="9"/>
  </w:num>
  <w:num w:numId="30">
    <w:abstractNumId w:val="29"/>
  </w:num>
  <w:num w:numId="31">
    <w:abstractNumId w:val="27"/>
  </w:num>
  <w:num w:numId="32">
    <w:abstractNumId w:val="10"/>
  </w:num>
  <w:num w:numId="33">
    <w:abstractNumId w:val="6"/>
  </w:num>
  <w:num w:numId="34">
    <w:abstractNumId w:val="30"/>
  </w:num>
  <w:num w:numId="35">
    <w:abstractNumId w:val="28"/>
  </w:num>
  <w:num w:numId="36">
    <w:abstractNumId w:val="26"/>
  </w:num>
  <w:num w:numId="37">
    <w:abstractNumId w:val="2"/>
  </w:num>
  <w:num w:numId="38">
    <w:abstractNumId w:val="24"/>
  </w:num>
  <w:num w:numId="39">
    <w:abstractNumId w:val="21"/>
  </w:num>
  <w:num w:numId="40">
    <w:abstractNumId w:val="25"/>
  </w:num>
  <w:num w:numId="41">
    <w:abstractNumId w:val="18"/>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76C"/>
    <w:rsid w:val="0018576C"/>
    <w:rsid w:val="003349EE"/>
    <w:rsid w:val="00504F2B"/>
    <w:rsid w:val="00800599"/>
    <w:rsid w:val="00EB6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96CDED-485A-40C8-89FF-57678130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69"/>
      <w:ind w:left="2257" w:right="3134"/>
      <w:jc w:val="center"/>
      <w:outlineLvl w:val="0"/>
    </w:pPr>
    <w:rPr>
      <w:b/>
      <w:bCs/>
      <w:sz w:val="36"/>
      <w:szCs w:val="36"/>
    </w:rPr>
  </w:style>
  <w:style w:type="paragraph" w:styleId="Heading2">
    <w:name w:val="heading 2"/>
    <w:basedOn w:val="Normal"/>
    <w:uiPriority w:val="1"/>
    <w:qFormat/>
    <w:pPr>
      <w:ind w:left="1119"/>
      <w:jc w:val="center"/>
      <w:outlineLvl w:val="1"/>
    </w:pPr>
    <w:rPr>
      <w:b/>
      <w:b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11"/>
      <w:ind w:left="1588" w:right="1549"/>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8"/>
      <w:ind w:left="142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1A7"/>
    <w:pPr>
      <w:tabs>
        <w:tab w:val="center" w:pos="4513"/>
        <w:tab w:val="right" w:pos="9026"/>
      </w:tabs>
    </w:pPr>
  </w:style>
  <w:style w:type="character" w:customStyle="1" w:styleId="HeaderChar">
    <w:name w:val="Header Char"/>
    <w:basedOn w:val="DefaultParagraphFont"/>
    <w:link w:val="Header"/>
    <w:uiPriority w:val="99"/>
    <w:rsid w:val="001111A7"/>
    <w:rPr>
      <w:rFonts w:ascii="Times New Roman" w:eastAsia="Times New Roman" w:hAnsi="Times New Roman" w:cs="Times New Roman"/>
    </w:rPr>
  </w:style>
  <w:style w:type="paragraph" w:styleId="Footer">
    <w:name w:val="footer"/>
    <w:basedOn w:val="Normal"/>
    <w:link w:val="FooterChar"/>
    <w:uiPriority w:val="99"/>
    <w:unhideWhenUsed/>
    <w:rsid w:val="001111A7"/>
    <w:pPr>
      <w:tabs>
        <w:tab w:val="center" w:pos="4513"/>
        <w:tab w:val="right" w:pos="9026"/>
      </w:tabs>
    </w:pPr>
  </w:style>
  <w:style w:type="character" w:customStyle="1" w:styleId="FooterChar">
    <w:name w:val="Footer Char"/>
    <w:basedOn w:val="DefaultParagraphFont"/>
    <w:link w:val="Footer"/>
    <w:uiPriority w:val="99"/>
    <w:rsid w:val="001111A7"/>
    <w:rPr>
      <w:rFonts w:ascii="Times New Roman" w:eastAsia="Times New Roman" w:hAnsi="Times New Roman" w:cs="Times New Roman"/>
    </w:rPr>
  </w:style>
  <w:style w:type="paragraph" w:styleId="NormalWeb">
    <w:name w:val="Normal (Web)"/>
    <w:basedOn w:val="Normal"/>
    <w:uiPriority w:val="99"/>
    <w:semiHidden/>
    <w:unhideWhenUsed/>
    <w:rsid w:val="00D04AF0"/>
    <w:pPr>
      <w:widowControl/>
      <w:spacing w:before="100" w:beforeAutospacing="1" w:after="100" w:afterAutospacing="1"/>
    </w:pPr>
    <w:rPr>
      <w:sz w:val="24"/>
      <w:szCs w:val="24"/>
      <w:lang w:val="en-IN"/>
    </w:rPr>
  </w:style>
  <w:style w:type="character" w:styleId="Strong">
    <w:name w:val="Strong"/>
    <w:basedOn w:val="DefaultParagraphFont"/>
    <w:uiPriority w:val="22"/>
    <w:qFormat/>
    <w:rsid w:val="00D04AF0"/>
    <w:rPr>
      <w:b/>
      <w:bCs/>
    </w:rPr>
  </w:style>
  <w:style w:type="character" w:styleId="Hyperlink">
    <w:name w:val="Hyperlink"/>
    <w:basedOn w:val="DefaultParagraphFont"/>
    <w:uiPriority w:val="99"/>
    <w:semiHidden/>
    <w:unhideWhenUsed/>
    <w:rsid w:val="00DA4B2B"/>
    <w:rPr>
      <w:color w:val="0000FF"/>
      <w:u w:val="single"/>
    </w:rPr>
  </w:style>
  <w:style w:type="paragraph" w:styleId="NoSpacing">
    <w:name w:val="No Spacing"/>
    <w:qFormat/>
    <w:rsid w:val="00E27DC0"/>
    <w:pPr>
      <w:widowControl/>
    </w:pPr>
    <w:rPr>
      <w:rFonts w:ascii="Calibri" w:eastAsia="Calibri" w:hAnsi="Calibri"/>
    </w:rPr>
  </w:style>
  <w:style w:type="paragraph" w:styleId="Caption">
    <w:name w:val="caption"/>
    <w:basedOn w:val="Normal"/>
    <w:next w:val="Normal"/>
    <w:uiPriority w:val="35"/>
    <w:unhideWhenUsed/>
    <w:qFormat/>
    <w:rsid w:val="006E0B81"/>
    <w:pPr>
      <w:widowControl/>
      <w:spacing w:after="200"/>
    </w:pPr>
    <w:rPr>
      <w:rFonts w:asciiTheme="minorHAnsi" w:eastAsiaTheme="minorHAnsi" w:hAnsiTheme="minorHAnsi" w:cstheme="minorBidi"/>
      <w:i/>
      <w:iCs/>
      <w:color w:val="1F497D" w:themeColor="text2"/>
      <w:sz w:val="18"/>
      <w:szCs w:val="18"/>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9.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1.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5.png"/><Relationship Id="rId24" Type="http://schemas.openxmlformats.org/officeDocument/2006/relationships/image" Target="media/image12.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image" Target="media/image20.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Bp1i/GRapp4GnkNYKpTjI6w6gg==">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62</Pages>
  <Words>10605</Words>
  <Characters>60449</Characters>
  <Application>Microsoft Office Word</Application>
  <DocSecurity>0</DocSecurity>
  <Lines>503</Lines>
  <Paragraphs>141</Paragraphs>
  <ScaleCrop>false</ScaleCrop>
  <Company/>
  <LinksUpToDate>false</LinksUpToDate>
  <CharactersWithSpaces>70913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GET IT RENT</cp:lastModifiedBy>
  <cp:revision>4</cp:revision>
  <dcterms:created xsi:type="dcterms:W3CDTF">2021-07-29T06:02:00Z</dcterms:created>
  <dcterms:modified xsi:type="dcterms:W3CDTF">2021-08-09T04:17:00Z</dcterms:modified>
</cp:coreProperties>
</file>